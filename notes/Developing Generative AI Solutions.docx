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B0865" w14:textId="3D50A770" w:rsidR="00B03AF9" w:rsidRDefault="00835FC6">
      <w:pPr>
        <w:rPr>
          <w:rFonts w:cs="Times New Roman"/>
          <w:b/>
          <w:bCs/>
          <w:sz w:val="32"/>
          <w:szCs w:val="32"/>
        </w:rPr>
      </w:pPr>
      <w:r w:rsidRPr="00835FC6">
        <w:rPr>
          <w:rFonts w:cs="Times New Roman"/>
          <w:b/>
          <w:bCs/>
          <w:sz w:val="32"/>
          <w:szCs w:val="32"/>
        </w:rPr>
        <w:t>Developing Generative AI Solutions</w:t>
      </w:r>
    </w:p>
    <w:p w14:paraId="723B4DA2" w14:textId="7F922A24" w:rsidR="00835FC6" w:rsidRPr="00835FC6" w:rsidRDefault="00835FC6" w:rsidP="00835FC6">
      <w:pPr>
        <w:rPr>
          <w:rFonts w:cs="Times New Roman"/>
          <w:b/>
          <w:bCs/>
          <w:sz w:val="28"/>
          <w:szCs w:val="28"/>
        </w:rPr>
      </w:pPr>
      <w:r w:rsidRPr="00835FC6">
        <w:rPr>
          <w:rFonts w:cs="Times New Roman"/>
          <w:b/>
          <w:bCs/>
          <w:sz w:val="28"/>
          <w:szCs w:val="28"/>
        </w:rPr>
        <w:t>Generative AI application Lifecycle</w:t>
      </w:r>
    </w:p>
    <w:p w14:paraId="1674D0DE" w14:textId="67E2DC65" w:rsidR="00835FC6" w:rsidRDefault="00835FC6" w:rsidP="00835FC6">
      <w:pPr>
        <w:rPr>
          <w:rFonts w:cs="Times New Roman"/>
        </w:rPr>
      </w:pPr>
      <w:r w:rsidRPr="00835FC6">
        <w:rPr>
          <w:rFonts w:cs="Times New Roman"/>
          <w:noProof/>
        </w:rPr>
        <w:drawing>
          <wp:inline distT="0" distB="0" distL="0" distR="0" wp14:anchorId="052E0874" wp14:editId="6E4130CB">
            <wp:extent cx="5943600" cy="983615"/>
            <wp:effectExtent l="0" t="0" r="0" b="6985"/>
            <wp:docPr id="52258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80548" name=""/>
                    <pic:cNvPicPr/>
                  </pic:nvPicPr>
                  <pic:blipFill>
                    <a:blip r:embed="rId5"/>
                    <a:stretch>
                      <a:fillRect/>
                    </a:stretch>
                  </pic:blipFill>
                  <pic:spPr>
                    <a:xfrm>
                      <a:off x="0" y="0"/>
                      <a:ext cx="5943600" cy="983615"/>
                    </a:xfrm>
                    <a:prstGeom prst="rect">
                      <a:avLst/>
                    </a:prstGeom>
                  </pic:spPr>
                </pic:pic>
              </a:graphicData>
            </a:graphic>
          </wp:inline>
        </w:drawing>
      </w:r>
    </w:p>
    <w:p w14:paraId="0792FC25" w14:textId="77777777" w:rsidR="00835FC6" w:rsidRPr="00835FC6" w:rsidRDefault="00835FC6" w:rsidP="00835FC6">
      <w:pPr>
        <w:rPr>
          <w:rFonts w:cs="Times New Roman"/>
          <w:b/>
          <w:bCs/>
        </w:rPr>
      </w:pPr>
      <w:r w:rsidRPr="00835FC6">
        <w:rPr>
          <w:rFonts w:cs="Times New Roman"/>
          <w:b/>
          <w:bCs/>
        </w:rPr>
        <w:t>Define a use case</w:t>
      </w:r>
    </w:p>
    <w:p w14:paraId="2CDFBDBB" w14:textId="77777777" w:rsidR="00835FC6" w:rsidRPr="00835FC6" w:rsidRDefault="00835FC6" w:rsidP="00835FC6">
      <w:pPr>
        <w:rPr>
          <w:rFonts w:cs="Times New Roman"/>
        </w:rPr>
      </w:pPr>
      <w:r w:rsidRPr="00835FC6">
        <w:rPr>
          <w:rFonts w:cs="Times New Roman"/>
        </w:rPr>
        <w:t>In the first stage, requirements for incorporating generative AI capabilities into an application are identified. This might involve analyzing the application's functionalities, user needs, and business goals to determine where generative AI can add value.</w:t>
      </w:r>
    </w:p>
    <w:p w14:paraId="029F9693" w14:textId="77777777" w:rsidR="00835FC6" w:rsidRPr="00835FC6" w:rsidRDefault="00835FC6" w:rsidP="00835FC6">
      <w:pPr>
        <w:rPr>
          <w:rFonts w:cs="Times New Roman"/>
          <w:b/>
          <w:bCs/>
        </w:rPr>
      </w:pPr>
      <w:r w:rsidRPr="00835FC6">
        <w:rPr>
          <w:rFonts w:cs="Times New Roman"/>
          <w:b/>
          <w:bCs/>
        </w:rPr>
        <w:t>Select a foundation model</w:t>
      </w:r>
    </w:p>
    <w:p w14:paraId="140E3515" w14:textId="77777777" w:rsidR="00835FC6" w:rsidRDefault="00835FC6" w:rsidP="00835FC6">
      <w:pPr>
        <w:rPr>
          <w:rFonts w:cs="Times New Roman"/>
        </w:rPr>
      </w:pPr>
      <w:r w:rsidRPr="00835FC6">
        <w:rPr>
          <w:rFonts w:cs="Times New Roman"/>
        </w:rPr>
        <w:t xml:space="preserve">Based on the identified requirements, an appropriate generative AI model is either selected from existing pre-trained models or developed from scratch. </w:t>
      </w:r>
    </w:p>
    <w:p w14:paraId="1395F55C" w14:textId="77777777" w:rsidR="00835FC6" w:rsidRDefault="00835FC6" w:rsidP="00835FC6">
      <w:pPr>
        <w:rPr>
          <w:rFonts w:cs="Times New Roman"/>
        </w:rPr>
      </w:pPr>
      <w:r w:rsidRPr="00835FC6">
        <w:rPr>
          <w:rFonts w:cs="Times New Roman"/>
        </w:rPr>
        <w:t xml:space="preserve">This decision depends on factors such as </w:t>
      </w:r>
    </w:p>
    <w:p w14:paraId="457E2CBE" w14:textId="77777777" w:rsidR="00835FC6" w:rsidRDefault="00835FC6" w:rsidP="00835FC6">
      <w:pPr>
        <w:rPr>
          <w:rFonts w:cs="Times New Roman"/>
        </w:rPr>
      </w:pPr>
      <w:r w:rsidRPr="00835FC6">
        <w:rPr>
          <w:rFonts w:cs="Times New Roman"/>
        </w:rPr>
        <w:t xml:space="preserve">the availability of suitable pre-trained models, </w:t>
      </w:r>
    </w:p>
    <w:p w14:paraId="2598C994" w14:textId="77777777" w:rsidR="00835FC6" w:rsidRDefault="00835FC6" w:rsidP="00835FC6">
      <w:pPr>
        <w:rPr>
          <w:rFonts w:cs="Times New Roman"/>
        </w:rPr>
      </w:pPr>
      <w:r w:rsidRPr="00835FC6">
        <w:rPr>
          <w:rFonts w:cs="Times New Roman"/>
        </w:rPr>
        <w:t xml:space="preserve">the complexity of the use case, and </w:t>
      </w:r>
    </w:p>
    <w:p w14:paraId="3F602BFE" w14:textId="14874CC4" w:rsidR="00835FC6" w:rsidRDefault="00835FC6" w:rsidP="00835FC6">
      <w:pPr>
        <w:rPr>
          <w:rFonts w:cs="Times New Roman"/>
        </w:rPr>
      </w:pPr>
      <w:r w:rsidRPr="00835FC6">
        <w:rPr>
          <w:rFonts w:cs="Times New Roman"/>
        </w:rPr>
        <w:t>the availability of domain-specific data for training.</w:t>
      </w:r>
    </w:p>
    <w:p w14:paraId="5DC82A4A" w14:textId="77777777" w:rsidR="00835FC6" w:rsidRPr="00835FC6" w:rsidRDefault="00835FC6" w:rsidP="00835FC6">
      <w:pPr>
        <w:rPr>
          <w:rFonts w:cs="Times New Roman"/>
          <w:b/>
          <w:bCs/>
        </w:rPr>
      </w:pPr>
      <w:r w:rsidRPr="00835FC6">
        <w:rPr>
          <w:rFonts w:cs="Times New Roman"/>
          <w:b/>
          <w:bCs/>
        </w:rPr>
        <w:t>Improve performance</w:t>
      </w:r>
    </w:p>
    <w:p w14:paraId="630B4C32" w14:textId="77777777" w:rsidR="00835FC6" w:rsidRPr="00835FC6" w:rsidRDefault="00835FC6" w:rsidP="00835FC6">
      <w:pPr>
        <w:rPr>
          <w:rFonts w:cs="Times New Roman"/>
        </w:rPr>
      </w:pPr>
      <w:r w:rsidRPr="00835FC6">
        <w:rPr>
          <w:rFonts w:cs="Times New Roman"/>
        </w:rPr>
        <w:t>The selected or developed generative AI model is integrated into the application's codebase or infrastructure. This might involve adapting the model's input and output formats, fine-tuning the model with application-specific data, and implementing any necessary customizations or optimizations.</w:t>
      </w:r>
    </w:p>
    <w:p w14:paraId="40CA42BC" w14:textId="77777777" w:rsidR="00835FC6" w:rsidRPr="00835FC6" w:rsidRDefault="00835FC6" w:rsidP="00835FC6">
      <w:pPr>
        <w:rPr>
          <w:rFonts w:cs="Times New Roman"/>
          <w:b/>
          <w:bCs/>
        </w:rPr>
      </w:pPr>
      <w:r w:rsidRPr="00835FC6">
        <w:rPr>
          <w:rFonts w:cs="Times New Roman"/>
          <w:b/>
          <w:bCs/>
        </w:rPr>
        <w:t>Evaluate results</w:t>
      </w:r>
    </w:p>
    <w:p w14:paraId="2A6EEC82" w14:textId="77777777" w:rsidR="00835FC6" w:rsidRPr="00835FC6" w:rsidRDefault="00835FC6" w:rsidP="00835FC6">
      <w:pPr>
        <w:rPr>
          <w:rFonts w:cs="Times New Roman"/>
        </w:rPr>
      </w:pPr>
      <w:r w:rsidRPr="00835FC6">
        <w:rPr>
          <w:rFonts w:cs="Times New Roman"/>
        </w:rPr>
        <w:t>Thorough testing and evaluation of the integrated generative AI capabilities are conducted to ensure that they meet the specified requirements and perform as expected. This might involve testing with various inputs, edge cases, and real-world scenarios, as well as evaluating the quality, coherence, and relevance of the generated content.</w:t>
      </w:r>
    </w:p>
    <w:p w14:paraId="52AF6C20" w14:textId="77777777" w:rsidR="00835FC6" w:rsidRPr="00835FC6" w:rsidRDefault="00835FC6" w:rsidP="00835FC6">
      <w:pPr>
        <w:rPr>
          <w:rFonts w:cs="Times New Roman"/>
          <w:b/>
          <w:bCs/>
        </w:rPr>
      </w:pPr>
      <w:r w:rsidRPr="00835FC6">
        <w:rPr>
          <w:rFonts w:cs="Times New Roman"/>
          <w:b/>
          <w:bCs/>
        </w:rPr>
        <w:t>Deployment</w:t>
      </w:r>
    </w:p>
    <w:p w14:paraId="2ED3F1A6" w14:textId="77777777" w:rsidR="00835FC6" w:rsidRPr="00835FC6" w:rsidRDefault="00835FC6" w:rsidP="00835FC6">
      <w:pPr>
        <w:rPr>
          <w:rFonts w:cs="Times New Roman"/>
        </w:rPr>
      </w:pPr>
      <w:r w:rsidRPr="00835FC6">
        <w:rPr>
          <w:rFonts w:cs="Times New Roman"/>
        </w:rPr>
        <w:t>After successful testing, the application with integrated generative AI capabilities is deployed to the production environment. Monitoring mechanisms are established to track the performance, usage, and potential issues or biases associated with the generative AI model's outputs.</w:t>
      </w:r>
    </w:p>
    <w:p w14:paraId="723CA83D" w14:textId="18B4E264" w:rsidR="00835FC6" w:rsidRDefault="00835FC6" w:rsidP="00835FC6">
      <w:pPr>
        <w:rPr>
          <w:rFonts w:cs="Times New Roman"/>
        </w:rPr>
      </w:pPr>
      <w:r w:rsidRPr="00835FC6">
        <w:rPr>
          <w:rFonts w:cs="Times New Roman"/>
        </w:rPr>
        <w:lastRenderedPageBreak/>
        <w:t>After deployment, user feedback, usage data, and performance metrics are continuously collected and analyzed to identify areas for improvement or new requirements. Based on this feedback, the generative AI model might be retrained, fine-tuned, or updated to enhance its performance and address any identified issues.</w:t>
      </w:r>
    </w:p>
    <w:p w14:paraId="2FF2D2D8" w14:textId="2B3BC0A7" w:rsidR="008D1238" w:rsidRPr="00C36325" w:rsidRDefault="008D1238" w:rsidP="00323D2D">
      <w:pPr>
        <w:pStyle w:val="ListParagraph"/>
        <w:numPr>
          <w:ilvl w:val="0"/>
          <w:numId w:val="14"/>
        </w:numPr>
        <w:rPr>
          <w:rFonts w:cs="Times New Roman"/>
          <w:b/>
          <w:bCs/>
          <w:sz w:val="28"/>
          <w:szCs w:val="28"/>
        </w:rPr>
      </w:pPr>
      <w:r w:rsidRPr="00C36325">
        <w:rPr>
          <w:rFonts w:cs="Times New Roman"/>
          <w:b/>
          <w:bCs/>
          <w:sz w:val="28"/>
          <w:szCs w:val="28"/>
        </w:rPr>
        <w:t>Defining a Use Case</w:t>
      </w:r>
    </w:p>
    <w:p w14:paraId="6D8BEEE3" w14:textId="77777777" w:rsidR="00323D2D" w:rsidRPr="008D1238" w:rsidRDefault="00323D2D" w:rsidP="00323D2D">
      <w:pPr>
        <w:rPr>
          <w:rFonts w:cs="Times New Roman"/>
        </w:rPr>
      </w:pPr>
      <w:r w:rsidRPr="008D1238">
        <w:rPr>
          <w:rFonts w:cs="Times New Roman"/>
        </w:rPr>
        <w:t>The first stage in the generative AI application lifecycle is defining a use case. This phase is the foundation that sets the path for the entire project by doing the following:</w:t>
      </w:r>
    </w:p>
    <w:p w14:paraId="2C586936" w14:textId="77777777" w:rsidR="00323D2D" w:rsidRPr="008D1238" w:rsidRDefault="00323D2D" w:rsidP="00323D2D">
      <w:pPr>
        <w:pStyle w:val="ListParagraph"/>
        <w:numPr>
          <w:ilvl w:val="0"/>
          <w:numId w:val="4"/>
        </w:numPr>
        <w:rPr>
          <w:rFonts w:cs="Times New Roman"/>
        </w:rPr>
      </w:pPr>
      <w:r w:rsidRPr="008D1238">
        <w:rPr>
          <w:rFonts w:cs="Times New Roman"/>
        </w:rPr>
        <w:t>Defining the problem to be solved</w:t>
      </w:r>
    </w:p>
    <w:p w14:paraId="56C90213" w14:textId="77777777" w:rsidR="00323D2D" w:rsidRPr="008D1238" w:rsidRDefault="00323D2D" w:rsidP="00323D2D">
      <w:pPr>
        <w:pStyle w:val="ListParagraph"/>
        <w:numPr>
          <w:ilvl w:val="0"/>
          <w:numId w:val="4"/>
        </w:numPr>
        <w:rPr>
          <w:rFonts w:cs="Times New Roman"/>
        </w:rPr>
      </w:pPr>
      <w:r w:rsidRPr="008D1238">
        <w:rPr>
          <w:rFonts w:cs="Times New Roman"/>
        </w:rPr>
        <w:t>Gathering relevant requirements</w:t>
      </w:r>
    </w:p>
    <w:p w14:paraId="78617B59" w14:textId="77777777" w:rsidR="00323D2D" w:rsidRPr="008D1238" w:rsidRDefault="00323D2D" w:rsidP="00323D2D">
      <w:pPr>
        <w:pStyle w:val="ListParagraph"/>
        <w:numPr>
          <w:ilvl w:val="0"/>
          <w:numId w:val="4"/>
        </w:numPr>
        <w:rPr>
          <w:rFonts w:cs="Times New Roman"/>
        </w:rPr>
      </w:pPr>
      <w:r w:rsidRPr="008D1238">
        <w:rPr>
          <w:rFonts w:cs="Times New Roman"/>
        </w:rPr>
        <w:t>Aligning stakeholder expectations</w:t>
      </w:r>
    </w:p>
    <w:p w14:paraId="4EC60D7A" w14:textId="77777777" w:rsidR="00323D2D" w:rsidRPr="008D1238" w:rsidRDefault="00323D2D" w:rsidP="00323D2D">
      <w:pPr>
        <w:rPr>
          <w:rFonts w:cs="Times New Roman"/>
        </w:rPr>
      </w:pPr>
      <w:r w:rsidRPr="008D1238">
        <w:rPr>
          <w:rFonts w:cs="Times New Roman"/>
        </w:rPr>
        <w:t>Getting this stage right is imperative, because it informs all subsequent steps and ultimately determines the success or failure of the generative AI application. During this crucial phase, teams must carefully analyze the problem space, consult with subject matter experts, and translate business needs into technical specifications that can guide the development process.</w:t>
      </w:r>
    </w:p>
    <w:p w14:paraId="1EFFDCCF" w14:textId="77777777" w:rsidR="00323D2D" w:rsidRDefault="00323D2D" w:rsidP="00323D2D">
      <w:pPr>
        <w:rPr>
          <w:rFonts w:cs="Times New Roman"/>
          <w:b/>
          <w:bCs/>
        </w:rPr>
      </w:pPr>
      <w:r w:rsidRPr="008D1238">
        <w:rPr>
          <w:rFonts w:cs="Times New Roman"/>
          <w:b/>
          <w:bCs/>
        </w:rPr>
        <w:t>Business use cases</w:t>
      </w:r>
    </w:p>
    <w:p w14:paraId="58C6C2B8" w14:textId="77777777" w:rsidR="00323D2D" w:rsidRPr="008D1238" w:rsidRDefault="00323D2D" w:rsidP="00323D2D">
      <w:pPr>
        <w:rPr>
          <w:rFonts w:cs="Times New Roman"/>
        </w:rPr>
      </w:pPr>
      <w:r w:rsidRPr="008D1238">
        <w:rPr>
          <w:rFonts w:cs="Times New Roman"/>
        </w:rPr>
        <w:t>A business use case is a structured narrative that describes how a system or process should behave from the perspective of an actor or stakeholder. It helps to communicate the functional requirements of a system or process.</w:t>
      </w:r>
    </w:p>
    <w:p w14:paraId="5C28FEA9" w14:textId="77777777" w:rsidR="00323D2D" w:rsidRPr="008D1238" w:rsidRDefault="00323D2D" w:rsidP="00323D2D">
      <w:pPr>
        <w:rPr>
          <w:rFonts w:cs="Times New Roman"/>
          <w:b/>
          <w:bCs/>
        </w:rPr>
      </w:pPr>
      <w:r w:rsidRPr="008D1238">
        <w:rPr>
          <w:rFonts w:cs="Times New Roman"/>
          <w:b/>
          <w:bCs/>
        </w:rPr>
        <w:t>Parts of a use case</w:t>
      </w:r>
    </w:p>
    <w:p w14:paraId="2BBE6FDD" w14:textId="77777777" w:rsidR="00323D2D" w:rsidRPr="008D1238" w:rsidRDefault="00323D2D" w:rsidP="00323D2D">
      <w:pPr>
        <w:rPr>
          <w:rFonts w:cs="Times New Roman"/>
        </w:rPr>
      </w:pPr>
      <w:r w:rsidRPr="008D1238">
        <w:rPr>
          <w:rFonts w:cs="Times New Roman"/>
        </w:rPr>
        <w:t> A well-defined business use case typically consists of the following parts:</w:t>
      </w:r>
    </w:p>
    <w:p w14:paraId="43D63C4A" w14:textId="77777777" w:rsidR="00323D2D" w:rsidRPr="008D1238" w:rsidRDefault="00323D2D" w:rsidP="00323D2D">
      <w:pPr>
        <w:numPr>
          <w:ilvl w:val="0"/>
          <w:numId w:val="5"/>
        </w:numPr>
        <w:rPr>
          <w:rFonts w:cs="Times New Roman"/>
          <w:b/>
          <w:bCs/>
          <w:i/>
          <w:iCs/>
        </w:rPr>
      </w:pPr>
      <w:r w:rsidRPr="008D1238">
        <w:rPr>
          <w:rFonts w:cs="Times New Roman"/>
          <w:b/>
          <w:bCs/>
          <w:i/>
          <w:iCs/>
        </w:rPr>
        <w:t>Use case name</w:t>
      </w:r>
    </w:p>
    <w:p w14:paraId="0CD3B5E8" w14:textId="77777777" w:rsidR="00323D2D" w:rsidRPr="008D1238" w:rsidRDefault="00323D2D" w:rsidP="00323D2D">
      <w:pPr>
        <w:rPr>
          <w:rFonts w:cs="Times New Roman"/>
        </w:rPr>
      </w:pPr>
      <w:r w:rsidRPr="008D1238">
        <w:rPr>
          <w:rFonts w:cs="Times New Roman"/>
        </w:rPr>
        <w:t>A short and descriptive name that identifies the use case</w:t>
      </w:r>
    </w:p>
    <w:p w14:paraId="30F642A6" w14:textId="77777777" w:rsidR="00323D2D" w:rsidRPr="008D1238" w:rsidRDefault="00323D2D" w:rsidP="00323D2D">
      <w:pPr>
        <w:numPr>
          <w:ilvl w:val="0"/>
          <w:numId w:val="6"/>
        </w:numPr>
        <w:rPr>
          <w:rFonts w:cs="Times New Roman"/>
          <w:b/>
          <w:bCs/>
          <w:i/>
          <w:iCs/>
        </w:rPr>
      </w:pPr>
      <w:r w:rsidRPr="008D1238">
        <w:rPr>
          <w:rFonts w:cs="Times New Roman"/>
          <w:b/>
          <w:bCs/>
          <w:i/>
          <w:iCs/>
        </w:rPr>
        <w:t>Brief description</w:t>
      </w:r>
    </w:p>
    <w:p w14:paraId="7267AB13" w14:textId="77777777" w:rsidR="00323D2D" w:rsidRPr="008D1238" w:rsidRDefault="00323D2D" w:rsidP="00323D2D">
      <w:pPr>
        <w:rPr>
          <w:rFonts w:cs="Times New Roman"/>
        </w:rPr>
      </w:pPr>
      <w:r w:rsidRPr="008D1238">
        <w:rPr>
          <w:rFonts w:cs="Times New Roman"/>
        </w:rPr>
        <w:t>A high-level summary of the use case's purpose and objective</w:t>
      </w:r>
    </w:p>
    <w:p w14:paraId="0E1AF0C4" w14:textId="77777777" w:rsidR="00323D2D" w:rsidRPr="008D1238" w:rsidRDefault="00323D2D" w:rsidP="00323D2D">
      <w:pPr>
        <w:numPr>
          <w:ilvl w:val="0"/>
          <w:numId w:val="7"/>
        </w:numPr>
        <w:rPr>
          <w:rFonts w:cs="Times New Roman"/>
          <w:b/>
          <w:bCs/>
          <w:i/>
          <w:iCs/>
        </w:rPr>
      </w:pPr>
      <w:r w:rsidRPr="008D1238">
        <w:rPr>
          <w:rFonts w:cs="Times New Roman"/>
          <w:b/>
          <w:bCs/>
          <w:i/>
          <w:iCs/>
        </w:rPr>
        <w:t>Actors</w:t>
      </w:r>
    </w:p>
    <w:p w14:paraId="3A93423B" w14:textId="77777777" w:rsidR="00323D2D" w:rsidRPr="008D1238" w:rsidRDefault="00323D2D" w:rsidP="00323D2D">
      <w:pPr>
        <w:rPr>
          <w:rFonts w:cs="Times New Roman"/>
        </w:rPr>
      </w:pPr>
      <w:r w:rsidRPr="008D1238">
        <w:rPr>
          <w:rFonts w:cs="Times New Roman"/>
        </w:rPr>
        <w:t>The entities or stakeholders that interact with the system or process</w:t>
      </w:r>
    </w:p>
    <w:p w14:paraId="3E609FA9" w14:textId="77777777" w:rsidR="00323D2D" w:rsidRPr="008D1238" w:rsidRDefault="00323D2D" w:rsidP="00323D2D">
      <w:pPr>
        <w:rPr>
          <w:rFonts w:cs="Times New Roman"/>
        </w:rPr>
      </w:pPr>
      <w:r w:rsidRPr="008D1238">
        <w:rPr>
          <w:rFonts w:cs="Times New Roman"/>
        </w:rPr>
        <w:t>These can be human actors (for example, customers or employees) or external systems. </w:t>
      </w:r>
    </w:p>
    <w:p w14:paraId="1BD9E226" w14:textId="77777777" w:rsidR="00323D2D" w:rsidRPr="008D1238" w:rsidRDefault="00323D2D" w:rsidP="00323D2D">
      <w:pPr>
        <w:numPr>
          <w:ilvl w:val="0"/>
          <w:numId w:val="8"/>
        </w:numPr>
        <w:rPr>
          <w:rFonts w:cs="Times New Roman"/>
          <w:b/>
          <w:bCs/>
          <w:i/>
          <w:iCs/>
        </w:rPr>
      </w:pPr>
      <w:r w:rsidRPr="008D1238">
        <w:rPr>
          <w:rFonts w:cs="Times New Roman"/>
          <w:b/>
          <w:bCs/>
          <w:i/>
          <w:iCs/>
        </w:rPr>
        <w:t>Preconditions</w:t>
      </w:r>
    </w:p>
    <w:p w14:paraId="10C597C9" w14:textId="77777777" w:rsidR="00323D2D" w:rsidRDefault="00323D2D" w:rsidP="00323D2D">
      <w:pPr>
        <w:rPr>
          <w:rFonts w:cs="Times New Roman"/>
        </w:rPr>
      </w:pPr>
      <w:r w:rsidRPr="008D1238">
        <w:rPr>
          <w:rFonts w:cs="Times New Roman"/>
        </w:rPr>
        <w:t>The conditions that must be true before the use case can be initiated</w:t>
      </w:r>
    </w:p>
    <w:p w14:paraId="075CB48B" w14:textId="77777777" w:rsidR="00323D2D" w:rsidRDefault="00323D2D" w:rsidP="00323D2D">
      <w:pPr>
        <w:rPr>
          <w:rFonts w:cs="Times New Roman"/>
        </w:rPr>
      </w:pPr>
    </w:p>
    <w:p w14:paraId="0A86E6A8" w14:textId="77777777" w:rsidR="00323D2D" w:rsidRPr="008D1238" w:rsidRDefault="00323D2D" w:rsidP="00323D2D">
      <w:pPr>
        <w:rPr>
          <w:rFonts w:cs="Times New Roman"/>
        </w:rPr>
      </w:pPr>
    </w:p>
    <w:p w14:paraId="744B6A4F" w14:textId="77777777" w:rsidR="00323D2D" w:rsidRPr="008D1238" w:rsidRDefault="00323D2D" w:rsidP="00323D2D">
      <w:pPr>
        <w:numPr>
          <w:ilvl w:val="0"/>
          <w:numId w:val="9"/>
        </w:numPr>
        <w:rPr>
          <w:rFonts w:cs="Times New Roman"/>
          <w:b/>
          <w:bCs/>
          <w:i/>
          <w:iCs/>
        </w:rPr>
      </w:pPr>
      <w:r w:rsidRPr="008D1238">
        <w:rPr>
          <w:rFonts w:cs="Times New Roman"/>
          <w:b/>
          <w:bCs/>
          <w:i/>
          <w:iCs/>
        </w:rPr>
        <w:t>Basic flow (main success scenario)</w:t>
      </w:r>
    </w:p>
    <w:p w14:paraId="0C3A4A25" w14:textId="77777777" w:rsidR="00323D2D" w:rsidRPr="008D1238" w:rsidRDefault="00323D2D" w:rsidP="00323D2D">
      <w:pPr>
        <w:rPr>
          <w:rFonts w:cs="Times New Roman"/>
        </w:rPr>
      </w:pPr>
      <w:r w:rsidRPr="008D1238">
        <w:rPr>
          <w:rFonts w:cs="Times New Roman"/>
        </w:rPr>
        <w:t>A step-by-step description of the actions and interactions that occur when the use case is completed successfully, from start to finish</w:t>
      </w:r>
    </w:p>
    <w:p w14:paraId="333B2138" w14:textId="77777777" w:rsidR="00323D2D" w:rsidRPr="008D1238" w:rsidRDefault="00323D2D" w:rsidP="00323D2D">
      <w:pPr>
        <w:rPr>
          <w:rFonts w:cs="Times New Roman"/>
        </w:rPr>
      </w:pPr>
      <w:r w:rsidRPr="008D1238">
        <w:rPr>
          <w:rFonts w:cs="Times New Roman"/>
        </w:rPr>
        <w:t>This is the primary path or happy path—for example, a list of each step necessary to achieve success.</w:t>
      </w:r>
    </w:p>
    <w:p w14:paraId="7E762886" w14:textId="77777777" w:rsidR="00323D2D" w:rsidRPr="008D1238" w:rsidRDefault="00323D2D" w:rsidP="00323D2D">
      <w:pPr>
        <w:numPr>
          <w:ilvl w:val="0"/>
          <w:numId w:val="10"/>
        </w:numPr>
        <w:rPr>
          <w:rFonts w:cs="Times New Roman"/>
          <w:b/>
          <w:bCs/>
          <w:i/>
          <w:iCs/>
        </w:rPr>
      </w:pPr>
      <w:r w:rsidRPr="008D1238">
        <w:rPr>
          <w:rFonts w:cs="Times New Roman"/>
          <w:b/>
          <w:bCs/>
          <w:i/>
          <w:iCs/>
        </w:rPr>
        <w:t>Alternative flows (extensions)</w:t>
      </w:r>
    </w:p>
    <w:p w14:paraId="15FD8BF3" w14:textId="77777777" w:rsidR="00323D2D" w:rsidRPr="008D1238" w:rsidRDefault="00323D2D" w:rsidP="00323D2D">
      <w:pPr>
        <w:rPr>
          <w:rFonts w:cs="Times New Roman"/>
        </w:rPr>
      </w:pPr>
      <w:r w:rsidRPr="008D1238">
        <w:rPr>
          <w:rFonts w:cs="Times New Roman"/>
        </w:rPr>
        <w:t>Additional scenarios or paths that might occur due to exceptional conditions, errors, or alternative user choices</w:t>
      </w:r>
    </w:p>
    <w:p w14:paraId="3AEEB914" w14:textId="77777777" w:rsidR="00323D2D" w:rsidRPr="008D1238" w:rsidRDefault="00323D2D" w:rsidP="00323D2D">
      <w:pPr>
        <w:rPr>
          <w:rFonts w:cs="Times New Roman"/>
        </w:rPr>
      </w:pPr>
      <w:r w:rsidRPr="008D1238">
        <w:rPr>
          <w:rFonts w:cs="Times New Roman"/>
        </w:rPr>
        <w:t>These describe how the system should handle these situations—for example, contingency plans.</w:t>
      </w:r>
    </w:p>
    <w:p w14:paraId="733EF8E6" w14:textId="77777777" w:rsidR="00323D2D" w:rsidRPr="008D1238" w:rsidRDefault="00323D2D" w:rsidP="00323D2D">
      <w:pPr>
        <w:numPr>
          <w:ilvl w:val="0"/>
          <w:numId w:val="11"/>
        </w:numPr>
        <w:rPr>
          <w:rFonts w:cs="Times New Roman"/>
          <w:b/>
          <w:bCs/>
          <w:i/>
          <w:iCs/>
        </w:rPr>
      </w:pPr>
      <w:r w:rsidRPr="008D1238">
        <w:rPr>
          <w:rFonts w:cs="Times New Roman"/>
          <w:b/>
          <w:bCs/>
          <w:i/>
          <w:iCs/>
        </w:rPr>
        <w:t>Postconditions</w:t>
      </w:r>
    </w:p>
    <w:p w14:paraId="51DF7814" w14:textId="77777777" w:rsidR="00323D2D" w:rsidRPr="008D1238" w:rsidRDefault="00323D2D" w:rsidP="00323D2D">
      <w:pPr>
        <w:rPr>
          <w:rFonts w:cs="Times New Roman"/>
        </w:rPr>
      </w:pPr>
      <w:r w:rsidRPr="008D1238">
        <w:rPr>
          <w:rFonts w:cs="Times New Roman"/>
        </w:rPr>
        <w:t>The state or conditions that must be true after the successful completion of the use case</w:t>
      </w:r>
    </w:p>
    <w:p w14:paraId="050E8018" w14:textId="77777777" w:rsidR="00323D2D" w:rsidRPr="008D1238" w:rsidRDefault="00323D2D" w:rsidP="00323D2D">
      <w:pPr>
        <w:numPr>
          <w:ilvl w:val="0"/>
          <w:numId w:val="12"/>
        </w:numPr>
        <w:rPr>
          <w:rFonts w:cs="Times New Roman"/>
          <w:b/>
          <w:bCs/>
          <w:i/>
          <w:iCs/>
        </w:rPr>
      </w:pPr>
      <w:r w:rsidRPr="008D1238">
        <w:rPr>
          <w:rFonts w:cs="Times New Roman"/>
          <w:b/>
          <w:bCs/>
          <w:i/>
          <w:iCs/>
        </w:rPr>
        <w:t>Business rules</w:t>
      </w:r>
    </w:p>
    <w:p w14:paraId="1854D09E" w14:textId="77777777" w:rsidR="00323D2D" w:rsidRPr="008D1238" w:rsidRDefault="00323D2D" w:rsidP="00323D2D">
      <w:pPr>
        <w:rPr>
          <w:rFonts w:cs="Times New Roman"/>
        </w:rPr>
      </w:pPr>
      <w:r w:rsidRPr="008D1238">
        <w:rPr>
          <w:rFonts w:cs="Times New Roman"/>
        </w:rPr>
        <w:t>Any business policies, constraints, or regulations that govern the behavior of the system or process within the context of the use case </w:t>
      </w:r>
    </w:p>
    <w:p w14:paraId="08D40436" w14:textId="77777777" w:rsidR="00323D2D" w:rsidRPr="008D1238" w:rsidRDefault="00323D2D" w:rsidP="00323D2D">
      <w:pPr>
        <w:numPr>
          <w:ilvl w:val="0"/>
          <w:numId w:val="13"/>
        </w:numPr>
        <w:rPr>
          <w:rFonts w:cs="Times New Roman"/>
          <w:b/>
          <w:bCs/>
          <w:i/>
          <w:iCs/>
        </w:rPr>
      </w:pPr>
      <w:r w:rsidRPr="008D1238">
        <w:rPr>
          <w:rFonts w:cs="Times New Roman"/>
          <w:b/>
          <w:bCs/>
          <w:i/>
          <w:iCs/>
        </w:rPr>
        <w:t>Nonfunctional requirements</w:t>
      </w:r>
    </w:p>
    <w:p w14:paraId="48B231AE" w14:textId="77777777" w:rsidR="00323D2D" w:rsidRPr="008D1238" w:rsidRDefault="00323D2D" w:rsidP="00323D2D">
      <w:pPr>
        <w:rPr>
          <w:rFonts w:cs="Times New Roman"/>
        </w:rPr>
      </w:pPr>
      <w:r w:rsidRPr="008D1238">
        <w:rPr>
          <w:rFonts w:cs="Times New Roman"/>
        </w:rPr>
        <w:t>Any nonfunctional requirements, such as performance, security, or usability considerations, that are relevant to the use case</w:t>
      </w:r>
    </w:p>
    <w:p w14:paraId="7728C489" w14:textId="77777777" w:rsidR="00323D2D" w:rsidRPr="008D1238" w:rsidRDefault="00323D2D" w:rsidP="00323D2D">
      <w:pPr>
        <w:numPr>
          <w:ilvl w:val="0"/>
          <w:numId w:val="13"/>
        </w:numPr>
        <w:rPr>
          <w:rFonts w:cs="Times New Roman"/>
          <w:b/>
          <w:bCs/>
          <w:i/>
          <w:iCs/>
        </w:rPr>
      </w:pPr>
      <w:r w:rsidRPr="008D1238">
        <w:rPr>
          <w:rFonts w:cs="Times New Roman"/>
          <w:b/>
          <w:bCs/>
          <w:i/>
          <w:iCs/>
        </w:rPr>
        <w:t>Assumptions</w:t>
      </w:r>
    </w:p>
    <w:p w14:paraId="7208C449" w14:textId="77777777" w:rsidR="00323D2D" w:rsidRPr="008D1238" w:rsidRDefault="00323D2D" w:rsidP="00323D2D">
      <w:pPr>
        <w:rPr>
          <w:rFonts w:cs="Times New Roman"/>
        </w:rPr>
      </w:pPr>
      <w:r w:rsidRPr="008D1238">
        <w:rPr>
          <w:rFonts w:cs="Times New Roman"/>
        </w:rPr>
        <w:t>Any assumptions made about the system, environment, or context that are necessary for the use case to be valid or applicable</w:t>
      </w:r>
    </w:p>
    <w:p w14:paraId="555F22EC" w14:textId="77777777" w:rsidR="00323D2D" w:rsidRPr="008D1238" w:rsidRDefault="00323D2D" w:rsidP="00323D2D">
      <w:pPr>
        <w:numPr>
          <w:ilvl w:val="0"/>
          <w:numId w:val="13"/>
        </w:numPr>
        <w:rPr>
          <w:rFonts w:cs="Times New Roman"/>
          <w:b/>
          <w:bCs/>
          <w:i/>
          <w:iCs/>
        </w:rPr>
      </w:pPr>
      <w:r w:rsidRPr="008D1238">
        <w:rPr>
          <w:rFonts w:cs="Times New Roman"/>
          <w:b/>
          <w:bCs/>
          <w:i/>
          <w:iCs/>
        </w:rPr>
        <w:t>Notes or additional information</w:t>
      </w:r>
    </w:p>
    <w:p w14:paraId="3DCBA20F" w14:textId="77777777" w:rsidR="00323D2D" w:rsidRPr="008D1238" w:rsidRDefault="00323D2D" w:rsidP="00323D2D">
      <w:pPr>
        <w:rPr>
          <w:rFonts w:cs="Times New Roman"/>
        </w:rPr>
      </w:pPr>
      <w:r w:rsidRPr="008D1238">
        <w:rPr>
          <w:rFonts w:cs="Times New Roman"/>
        </w:rPr>
        <w:t>Any additional notes, explanations, or supplementary information that might be helpful for understanding or implementing the use case</w:t>
      </w:r>
    </w:p>
    <w:p w14:paraId="4814E99F" w14:textId="77777777" w:rsidR="00323D2D" w:rsidRDefault="00323D2D" w:rsidP="00323D2D">
      <w:pPr>
        <w:rPr>
          <w:rFonts w:cs="Times New Roman"/>
          <w:b/>
          <w:bCs/>
        </w:rPr>
      </w:pPr>
      <w:r w:rsidRPr="008D1238">
        <w:rPr>
          <w:rFonts w:cs="Times New Roman"/>
          <w:b/>
          <w:bCs/>
        </w:rPr>
        <w:t>Addressing business use cases with generative AI</w:t>
      </w:r>
    </w:p>
    <w:p w14:paraId="6553603C" w14:textId="77777777" w:rsidR="00323D2D" w:rsidRDefault="00323D2D" w:rsidP="00323D2D">
      <w:pPr>
        <w:rPr>
          <w:rFonts w:cs="Times New Roman"/>
        </w:rPr>
      </w:pPr>
      <w:r w:rsidRPr="008D1238">
        <w:rPr>
          <w:rFonts w:cs="Times New Roman"/>
        </w:rPr>
        <w:t>When it comes to resolving business problems using generative AI, there are various metrics and approaches that can be employed.</w:t>
      </w:r>
    </w:p>
    <w:p w14:paraId="4A9FD814" w14:textId="77777777" w:rsidR="00323D2D" w:rsidRPr="00323D2D" w:rsidRDefault="00323D2D" w:rsidP="00323D2D">
      <w:pPr>
        <w:rPr>
          <w:rFonts w:cs="Times New Roman"/>
          <w:b/>
          <w:bCs/>
        </w:rPr>
      </w:pPr>
      <w:r w:rsidRPr="00323D2D">
        <w:rPr>
          <w:rFonts w:cs="Times New Roman"/>
          <w:b/>
          <w:bCs/>
        </w:rPr>
        <w:t>Key Metrics:</w:t>
      </w:r>
    </w:p>
    <w:p w14:paraId="713161E3" w14:textId="77777777" w:rsidR="00323D2D" w:rsidRPr="008D1238" w:rsidRDefault="00323D2D" w:rsidP="00323D2D">
      <w:pPr>
        <w:rPr>
          <w:rFonts w:cs="Times New Roman"/>
        </w:rPr>
      </w:pPr>
      <w:r w:rsidRPr="008D1238">
        <w:rPr>
          <w:rFonts w:cs="Times New Roman"/>
          <w:b/>
          <w:bCs/>
        </w:rPr>
        <w:t>Cost savings</w:t>
      </w:r>
    </w:p>
    <w:p w14:paraId="0E852D84" w14:textId="77777777" w:rsidR="00323D2D" w:rsidRDefault="00323D2D" w:rsidP="00323D2D">
      <w:pPr>
        <w:rPr>
          <w:rFonts w:cs="Times New Roman"/>
        </w:rPr>
      </w:pPr>
      <w:r w:rsidRPr="008D1238">
        <w:rPr>
          <w:rFonts w:cs="Times New Roman"/>
        </w:rPr>
        <w:lastRenderedPageBreak/>
        <w:t>One of the primary metrics is the potential cost savings that can be achieved by using generative AI. This includes reductions in labor costs, process optimization, and efficiency gains.</w:t>
      </w:r>
    </w:p>
    <w:p w14:paraId="262FD1BC" w14:textId="77777777" w:rsidR="00323D2D" w:rsidRPr="008D1238" w:rsidRDefault="00323D2D" w:rsidP="00323D2D">
      <w:pPr>
        <w:rPr>
          <w:rFonts w:cs="Times New Roman"/>
        </w:rPr>
      </w:pPr>
    </w:p>
    <w:p w14:paraId="138DD64B" w14:textId="77777777" w:rsidR="00323D2D" w:rsidRPr="008D1238" w:rsidRDefault="00323D2D" w:rsidP="00323D2D">
      <w:pPr>
        <w:rPr>
          <w:rFonts w:cs="Times New Roman"/>
        </w:rPr>
      </w:pPr>
      <w:r w:rsidRPr="008D1238">
        <w:rPr>
          <w:rFonts w:cs="Times New Roman"/>
          <w:b/>
          <w:bCs/>
        </w:rPr>
        <w:t>Time savings</w:t>
      </w:r>
    </w:p>
    <w:p w14:paraId="4362A92D" w14:textId="77777777" w:rsidR="00323D2D" w:rsidRPr="008D1238" w:rsidRDefault="00323D2D" w:rsidP="00323D2D">
      <w:pPr>
        <w:rPr>
          <w:rFonts w:cs="Times New Roman"/>
        </w:rPr>
      </w:pPr>
      <w:r w:rsidRPr="008D1238">
        <w:rPr>
          <w:rFonts w:cs="Times New Roman"/>
        </w:rPr>
        <w:t>Generative AI can automate and streamline various tasks, leading to significant time savings. Measuring the reduction in time required for specific processes or activities can be a valuable metric.</w:t>
      </w:r>
    </w:p>
    <w:p w14:paraId="3B010A73" w14:textId="77777777" w:rsidR="00323D2D" w:rsidRPr="008D1238" w:rsidRDefault="00323D2D" w:rsidP="00323D2D">
      <w:pPr>
        <w:rPr>
          <w:rFonts w:cs="Times New Roman"/>
        </w:rPr>
      </w:pPr>
      <w:r w:rsidRPr="008D1238">
        <w:rPr>
          <w:rFonts w:cs="Times New Roman"/>
          <w:b/>
          <w:bCs/>
        </w:rPr>
        <w:t>Quality improvement</w:t>
      </w:r>
    </w:p>
    <w:p w14:paraId="31FAB538" w14:textId="77777777" w:rsidR="00323D2D" w:rsidRPr="008D1238" w:rsidRDefault="00323D2D" w:rsidP="00323D2D">
      <w:pPr>
        <w:rPr>
          <w:rFonts w:cs="Times New Roman"/>
        </w:rPr>
      </w:pPr>
      <w:r w:rsidRPr="008D1238">
        <w:rPr>
          <w:rFonts w:cs="Times New Roman"/>
        </w:rPr>
        <w:t>Generative AI can enhance the quality of outputs, such as written content, creative designs, or analytical insights. Metrics like accuracy, coherence, and creativity can be used to measure quality improvements.</w:t>
      </w:r>
    </w:p>
    <w:p w14:paraId="7A06FE35" w14:textId="77777777" w:rsidR="00323D2D" w:rsidRPr="008D1238" w:rsidRDefault="00323D2D" w:rsidP="00323D2D">
      <w:pPr>
        <w:rPr>
          <w:rFonts w:cs="Times New Roman"/>
        </w:rPr>
      </w:pPr>
      <w:r w:rsidRPr="008D1238">
        <w:rPr>
          <w:rFonts w:cs="Times New Roman"/>
          <w:b/>
          <w:bCs/>
        </w:rPr>
        <w:t>Customer satisfaction</w:t>
      </w:r>
    </w:p>
    <w:p w14:paraId="7953216D" w14:textId="77777777" w:rsidR="00323D2D" w:rsidRPr="008D1238" w:rsidRDefault="00323D2D" w:rsidP="00323D2D">
      <w:pPr>
        <w:rPr>
          <w:rFonts w:cs="Times New Roman"/>
        </w:rPr>
      </w:pPr>
      <w:r w:rsidRPr="008D1238">
        <w:rPr>
          <w:rFonts w:cs="Times New Roman"/>
        </w:rPr>
        <w:t>If generative AI is used to improve customer interactions or experiences, metrics like customer satisfaction scores, net promoter score (NPS), or sentiment analysis can be valuable indicators.</w:t>
      </w:r>
    </w:p>
    <w:p w14:paraId="05363B47" w14:textId="77777777" w:rsidR="00323D2D" w:rsidRPr="008D1238" w:rsidRDefault="00323D2D" w:rsidP="00323D2D">
      <w:pPr>
        <w:rPr>
          <w:rFonts w:cs="Times New Roman"/>
        </w:rPr>
      </w:pPr>
      <w:r w:rsidRPr="008D1238">
        <w:rPr>
          <w:rFonts w:cs="Times New Roman"/>
          <w:b/>
          <w:bCs/>
        </w:rPr>
        <w:t>Productivity gains</w:t>
      </w:r>
    </w:p>
    <w:p w14:paraId="0C8CBCD5" w14:textId="77777777" w:rsidR="00323D2D" w:rsidRPr="008D1238" w:rsidRDefault="00323D2D" w:rsidP="00323D2D">
      <w:pPr>
        <w:rPr>
          <w:rFonts w:cs="Times New Roman"/>
        </w:rPr>
      </w:pPr>
      <w:r w:rsidRPr="008D1238">
        <w:rPr>
          <w:rFonts w:cs="Times New Roman"/>
        </w:rPr>
        <w:t>Generative AI can augment human capabilities, leading to increased productivity. Metrics like output volume, error rates, or task completion times can measure productivity improvements.</w:t>
      </w:r>
    </w:p>
    <w:p w14:paraId="0E34E709" w14:textId="77777777" w:rsidR="00323D2D" w:rsidRDefault="00323D2D" w:rsidP="00323D2D">
      <w:pPr>
        <w:rPr>
          <w:rFonts w:cs="Times New Roman"/>
          <w:b/>
          <w:bCs/>
        </w:rPr>
      </w:pPr>
      <w:r w:rsidRPr="00323D2D">
        <w:rPr>
          <w:rFonts w:cs="Times New Roman"/>
          <w:b/>
          <w:bCs/>
        </w:rPr>
        <w:t>Approaches:</w:t>
      </w:r>
    </w:p>
    <w:p w14:paraId="1E900BD4" w14:textId="77777777" w:rsidR="00323D2D" w:rsidRPr="00323D2D" w:rsidRDefault="00323D2D" w:rsidP="00323D2D">
      <w:pPr>
        <w:rPr>
          <w:rFonts w:cs="Times New Roman"/>
          <w:b/>
          <w:bCs/>
        </w:rPr>
      </w:pPr>
      <w:r w:rsidRPr="00323D2D">
        <w:rPr>
          <w:rFonts w:cs="Times New Roman"/>
          <w:b/>
          <w:bCs/>
        </w:rPr>
        <w:t>Process automation</w:t>
      </w:r>
    </w:p>
    <w:p w14:paraId="17228967" w14:textId="77777777" w:rsidR="00323D2D" w:rsidRPr="00323D2D" w:rsidRDefault="00323D2D" w:rsidP="00323D2D">
      <w:pPr>
        <w:rPr>
          <w:rFonts w:cs="Times New Roman"/>
        </w:rPr>
      </w:pPr>
      <w:r w:rsidRPr="00323D2D">
        <w:rPr>
          <w:rFonts w:cs="Times New Roman"/>
        </w:rPr>
        <w:t>Generative AI can be used to automate repetitive or time-consuming tasks, such as content generation, data analysis, or customer service interactions. This approach can lead to significant efficiency gains and cost savings.</w:t>
      </w:r>
    </w:p>
    <w:p w14:paraId="22FDEF8A" w14:textId="77777777" w:rsidR="00323D2D" w:rsidRPr="00323D2D" w:rsidRDefault="00323D2D" w:rsidP="00323D2D">
      <w:pPr>
        <w:rPr>
          <w:rFonts w:cs="Times New Roman"/>
          <w:b/>
          <w:bCs/>
        </w:rPr>
      </w:pPr>
      <w:r w:rsidRPr="00323D2D">
        <w:rPr>
          <w:rFonts w:cs="Times New Roman"/>
          <w:b/>
          <w:bCs/>
        </w:rPr>
        <w:t>Augmented decision-making</w:t>
      </w:r>
    </w:p>
    <w:p w14:paraId="02DB40AD" w14:textId="77777777" w:rsidR="00323D2D" w:rsidRPr="00323D2D" w:rsidRDefault="00323D2D" w:rsidP="00323D2D">
      <w:pPr>
        <w:rPr>
          <w:rFonts w:cs="Times New Roman"/>
        </w:rPr>
      </w:pPr>
      <w:r w:rsidRPr="00323D2D">
        <w:rPr>
          <w:rFonts w:cs="Times New Roman"/>
        </w:rPr>
        <w:t>Generative AI can be used to enhance decision-making processes by providing insights, recommendations, and decision support. By analyzing large and complex datasets, generative AI models can uncover patterns, trends, and actionable insights that can inform and improve business decisions, ultimately leading to better outcomes.</w:t>
      </w:r>
    </w:p>
    <w:p w14:paraId="304CE186" w14:textId="77777777" w:rsidR="00323D2D" w:rsidRPr="00323D2D" w:rsidRDefault="00323D2D" w:rsidP="00323D2D">
      <w:pPr>
        <w:rPr>
          <w:rFonts w:cs="Times New Roman"/>
          <w:b/>
          <w:bCs/>
        </w:rPr>
      </w:pPr>
      <w:r w:rsidRPr="00323D2D">
        <w:rPr>
          <w:rFonts w:cs="Times New Roman"/>
          <w:b/>
          <w:bCs/>
        </w:rPr>
        <w:t>Personalization and customization</w:t>
      </w:r>
    </w:p>
    <w:p w14:paraId="10749FC3" w14:textId="77777777" w:rsidR="00323D2D" w:rsidRDefault="00323D2D" w:rsidP="00323D2D">
      <w:pPr>
        <w:rPr>
          <w:rFonts w:cs="Times New Roman"/>
        </w:rPr>
      </w:pPr>
      <w:r w:rsidRPr="00323D2D">
        <w:rPr>
          <w:rFonts w:cs="Times New Roman"/>
        </w:rPr>
        <w:t>Generative AI can be used to create personalized and customized content, products, or experiences for customers or stakeholders. This approach can improve customer satisfaction, engagement, and loyalty.</w:t>
      </w:r>
      <w:r>
        <w:rPr>
          <w:rFonts w:cs="Times New Roman"/>
        </w:rPr>
        <w:br/>
      </w:r>
    </w:p>
    <w:p w14:paraId="6521AA4B" w14:textId="77777777" w:rsidR="00323D2D" w:rsidRDefault="00323D2D" w:rsidP="00323D2D">
      <w:pPr>
        <w:rPr>
          <w:rFonts w:cs="Times New Roman"/>
        </w:rPr>
      </w:pPr>
    </w:p>
    <w:p w14:paraId="578EF0C3" w14:textId="77777777" w:rsidR="00323D2D" w:rsidRPr="00323D2D" w:rsidRDefault="00323D2D" w:rsidP="00323D2D">
      <w:pPr>
        <w:rPr>
          <w:rFonts w:cs="Times New Roman"/>
        </w:rPr>
      </w:pPr>
    </w:p>
    <w:p w14:paraId="21B749CD" w14:textId="77777777" w:rsidR="00323D2D" w:rsidRPr="00323D2D" w:rsidRDefault="00323D2D" w:rsidP="00323D2D">
      <w:pPr>
        <w:rPr>
          <w:rFonts w:cs="Times New Roman"/>
          <w:b/>
          <w:bCs/>
        </w:rPr>
      </w:pPr>
      <w:r w:rsidRPr="00323D2D">
        <w:rPr>
          <w:rFonts w:cs="Times New Roman"/>
          <w:b/>
          <w:bCs/>
        </w:rPr>
        <w:t>Creative content generation</w:t>
      </w:r>
    </w:p>
    <w:p w14:paraId="0F96F29A" w14:textId="77777777" w:rsidR="00323D2D" w:rsidRPr="00323D2D" w:rsidRDefault="00323D2D" w:rsidP="00323D2D">
      <w:pPr>
        <w:rPr>
          <w:rFonts w:cs="Times New Roman"/>
        </w:rPr>
      </w:pPr>
      <w:r w:rsidRPr="00323D2D">
        <w:rPr>
          <w:rFonts w:cs="Times New Roman"/>
        </w:rPr>
        <w:t>Generative AI can be employed to generate creative content, such as written text, images, videos, or audio. This approach can be valuable for marketing, advertising, entertainment, or educational purposes.</w:t>
      </w:r>
    </w:p>
    <w:p w14:paraId="2CE5A91B" w14:textId="77777777" w:rsidR="00323D2D" w:rsidRPr="00323D2D" w:rsidRDefault="00323D2D" w:rsidP="00323D2D">
      <w:pPr>
        <w:rPr>
          <w:rFonts w:cs="Times New Roman"/>
          <w:b/>
          <w:bCs/>
        </w:rPr>
      </w:pPr>
      <w:r w:rsidRPr="00323D2D">
        <w:rPr>
          <w:rFonts w:cs="Times New Roman"/>
          <w:b/>
          <w:bCs/>
        </w:rPr>
        <w:t>Exploratory analysis and innovation</w:t>
      </w:r>
    </w:p>
    <w:p w14:paraId="01953C44" w14:textId="77777777" w:rsidR="00323D2D" w:rsidRPr="00323D2D" w:rsidRDefault="00323D2D" w:rsidP="00323D2D">
      <w:pPr>
        <w:rPr>
          <w:rFonts w:cs="Times New Roman"/>
        </w:rPr>
      </w:pPr>
      <w:r w:rsidRPr="00323D2D">
        <w:rPr>
          <w:rFonts w:cs="Times New Roman"/>
        </w:rPr>
        <w:t>Generative AI can be used to explore new ideas, concepts, or solutions by generating novel combinations or variations. This approach can foster innovation and help businesses stay at the forefront of technology.</w:t>
      </w:r>
    </w:p>
    <w:p w14:paraId="027DE552" w14:textId="77777777" w:rsidR="00323D2D" w:rsidRPr="00323D2D" w:rsidRDefault="00323D2D" w:rsidP="00323D2D">
      <w:pPr>
        <w:rPr>
          <w:rFonts w:cs="Times New Roman"/>
          <w:b/>
          <w:bCs/>
        </w:rPr>
      </w:pPr>
    </w:p>
    <w:p w14:paraId="697CC08A" w14:textId="5B52228A" w:rsidR="00323D2D" w:rsidRPr="00C36325" w:rsidRDefault="00323D2D" w:rsidP="00323D2D">
      <w:pPr>
        <w:pStyle w:val="ListParagraph"/>
        <w:numPr>
          <w:ilvl w:val="0"/>
          <w:numId w:val="14"/>
        </w:numPr>
        <w:rPr>
          <w:rFonts w:cs="Times New Roman"/>
          <w:b/>
          <w:bCs/>
          <w:sz w:val="28"/>
          <w:szCs w:val="28"/>
        </w:rPr>
      </w:pPr>
      <w:r w:rsidRPr="00C36325">
        <w:rPr>
          <w:rFonts w:cs="Times New Roman"/>
          <w:b/>
          <w:bCs/>
          <w:sz w:val="28"/>
          <w:szCs w:val="28"/>
        </w:rPr>
        <w:t>Selecting an FM</w:t>
      </w:r>
    </w:p>
    <w:p w14:paraId="34BCFA73" w14:textId="667B05B6" w:rsidR="00323D2D" w:rsidRPr="00323D2D" w:rsidRDefault="00323D2D" w:rsidP="00323D2D">
      <w:pPr>
        <w:rPr>
          <w:rFonts w:cs="Times New Roman"/>
        </w:rPr>
      </w:pPr>
      <w:r w:rsidRPr="00323D2D">
        <w:rPr>
          <w:rFonts w:cs="Times New Roman"/>
        </w:rPr>
        <w:t>After the use case has been defined, the next phase is the selection of an appropriate foundation model. One key consideration is whether to use pre-trained models or develop a model from scratch.</w:t>
      </w:r>
    </w:p>
    <w:p w14:paraId="0A70DA21" w14:textId="298611A7" w:rsidR="00323D2D" w:rsidRPr="004D5284" w:rsidRDefault="00323D2D" w:rsidP="00323D2D">
      <w:pPr>
        <w:rPr>
          <w:rFonts w:cs="Times New Roman"/>
          <w:b/>
          <w:bCs/>
          <w:sz w:val="28"/>
          <w:szCs w:val="28"/>
        </w:rPr>
      </w:pPr>
      <w:r w:rsidRPr="004D5284">
        <w:rPr>
          <w:rFonts w:cs="Times New Roman"/>
          <w:b/>
          <w:bCs/>
          <w:sz w:val="28"/>
          <w:szCs w:val="28"/>
        </w:rPr>
        <w:t>Pre-trained model selection criteria</w:t>
      </w:r>
    </w:p>
    <w:p w14:paraId="416415C1" w14:textId="77777777" w:rsidR="00323D2D" w:rsidRPr="00323D2D" w:rsidRDefault="00323D2D" w:rsidP="00323D2D">
      <w:pPr>
        <w:rPr>
          <w:rFonts w:cs="Times New Roman"/>
        </w:rPr>
      </w:pPr>
      <w:r w:rsidRPr="00323D2D">
        <w:rPr>
          <w:rFonts w:cs="Times New Roman"/>
        </w:rPr>
        <w:t>Pre-trained models offer a valuable head start by encapsulating knowledge distilled from vast amounts of data. These models can be fine-tuned on task-specific data, potentially leading to faster convergence and better generalization. However, pre-trained models might carry undesirable biases or fail to fully capture the nuances of the target domain.</w:t>
      </w:r>
    </w:p>
    <w:p w14:paraId="37A35220" w14:textId="77777777" w:rsidR="00323D2D" w:rsidRPr="00323D2D" w:rsidRDefault="00323D2D" w:rsidP="00323D2D">
      <w:pPr>
        <w:rPr>
          <w:rFonts w:cs="Times New Roman"/>
        </w:rPr>
      </w:pPr>
      <w:r w:rsidRPr="00323D2D">
        <w:rPr>
          <w:rFonts w:cs="Times New Roman"/>
        </w:rPr>
        <w:t>The selection criteria for choosing a pre-trained model depend on the requirements of the business use case.</w:t>
      </w:r>
    </w:p>
    <w:p w14:paraId="0F925445" w14:textId="77777777" w:rsidR="00323D2D" w:rsidRPr="00323D2D" w:rsidRDefault="00323D2D" w:rsidP="00323D2D">
      <w:pPr>
        <w:rPr>
          <w:rFonts w:cs="Times New Roman"/>
        </w:rPr>
      </w:pPr>
      <w:r w:rsidRPr="00323D2D">
        <w:rPr>
          <w:rFonts w:cs="Times New Roman"/>
        </w:rPr>
        <w:t>Some criteria to consider include the following:</w:t>
      </w:r>
    </w:p>
    <w:p w14:paraId="463FA7FC" w14:textId="77777777" w:rsidR="00323D2D" w:rsidRPr="00323D2D" w:rsidRDefault="00323D2D" w:rsidP="00323D2D">
      <w:pPr>
        <w:rPr>
          <w:rFonts w:cs="Times New Roman"/>
        </w:rPr>
      </w:pPr>
      <w:r w:rsidRPr="00323D2D">
        <w:rPr>
          <w:rFonts w:cs="Times New Roman"/>
          <w:b/>
          <w:bCs/>
        </w:rPr>
        <w:t>Cost</w:t>
      </w:r>
    </w:p>
    <w:p w14:paraId="131C59FF" w14:textId="77777777" w:rsidR="00323D2D" w:rsidRPr="00323D2D" w:rsidRDefault="00323D2D" w:rsidP="00323D2D">
      <w:pPr>
        <w:rPr>
          <w:rFonts w:cs="Times New Roman"/>
        </w:rPr>
      </w:pPr>
      <w:r w:rsidRPr="00323D2D">
        <w:rPr>
          <w:rFonts w:cs="Times New Roman"/>
        </w:rPr>
        <w:t>Pre-trained models can be expensive, especially for larger and more complex models. The cost might include licensing fees, computational resources for inference, and potential customization or fine-tuning costs. It's essential to evaluate the budget constraints and weigh the cost against the expected benefits.</w:t>
      </w:r>
    </w:p>
    <w:p w14:paraId="41B5513F" w14:textId="77777777" w:rsidR="00323D2D" w:rsidRPr="00323D2D" w:rsidRDefault="00323D2D" w:rsidP="00323D2D">
      <w:pPr>
        <w:rPr>
          <w:rFonts w:cs="Times New Roman"/>
        </w:rPr>
      </w:pPr>
      <w:r w:rsidRPr="00323D2D">
        <w:rPr>
          <w:rFonts w:cs="Times New Roman"/>
          <w:b/>
          <w:bCs/>
        </w:rPr>
        <w:t>Modality</w:t>
      </w:r>
    </w:p>
    <w:p w14:paraId="63FAADE9" w14:textId="77777777" w:rsidR="00323D2D" w:rsidRDefault="00323D2D" w:rsidP="00323D2D">
      <w:pPr>
        <w:rPr>
          <w:rFonts w:cs="Times New Roman"/>
        </w:rPr>
      </w:pPr>
      <w:r w:rsidRPr="00323D2D">
        <w:rPr>
          <w:rFonts w:cs="Times New Roman"/>
        </w:rPr>
        <w:t>Generative AI models can be designed for different modalities, such as text generation, image generation, audio generation, or multimodal generation (combining multiple modalities). The choice of modality depends on the desired output format and the target application.</w:t>
      </w:r>
    </w:p>
    <w:p w14:paraId="7B3F73E9" w14:textId="77777777" w:rsidR="00323D2D" w:rsidRDefault="00323D2D" w:rsidP="00323D2D">
      <w:pPr>
        <w:rPr>
          <w:rFonts w:cs="Times New Roman"/>
        </w:rPr>
      </w:pPr>
    </w:p>
    <w:p w14:paraId="01742A4F" w14:textId="77777777" w:rsidR="00323D2D" w:rsidRPr="00323D2D" w:rsidRDefault="00323D2D" w:rsidP="00323D2D">
      <w:pPr>
        <w:rPr>
          <w:rFonts w:cs="Times New Roman"/>
        </w:rPr>
      </w:pPr>
    </w:p>
    <w:p w14:paraId="13B6B3B5" w14:textId="77777777" w:rsidR="00323D2D" w:rsidRPr="00323D2D" w:rsidRDefault="00323D2D" w:rsidP="00323D2D">
      <w:pPr>
        <w:rPr>
          <w:rFonts w:cs="Times New Roman"/>
        </w:rPr>
      </w:pPr>
      <w:r w:rsidRPr="00323D2D">
        <w:rPr>
          <w:rFonts w:cs="Times New Roman"/>
          <w:b/>
          <w:bCs/>
        </w:rPr>
        <w:t>Latency</w:t>
      </w:r>
    </w:p>
    <w:p w14:paraId="6318CFE3" w14:textId="77777777" w:rsidR="00323D2D" w:rsidRPr="00323D2D" w:rsidRDefault="00323D2D" w:rsidP="00323D2D">
      <w:pPr>
        <w:rPr>
          <w:rFonts w:cs="Times New Roman"/>
        </w:rPr>
      </w:pPr>
      <w:r w:rsidRPr="00323D2D">
        <w:rPr>
          <w:rFonts w:cs="Times New Roman"/>
        </w:rPr>
        <w:t>Some applications require real-time or low-latency generation, and others can tolerate longer processing times. The model's inference speed and the available computational resources should be evaluated to ensure acceptable latency for the target use case.</w:t>
      </w:r>
    </w:p>
    <w:p w14:paraId="49EC2CF4" w14:textId="77777777" w:rsidR="00323D2D" w:rsidRPr="00323D2D" w:rsidRDefault="00323D2D" w:rsidP="00323D2D">
      <w:pPr>
        <w:rPr>
          <w:rFonts w:cs="Times New Roman"/>
        </w:rPr>
      </w:pPr>
      <w:r w:rsidRPr="00323D2D">
        <w:rPr>
          <w:rFonts w:cs="Times New Roman"/>
          <w:b/>
          <w:bCs/>
        </w:rPr>
        <w:t>Multi-lingual support</w:t>
      </w:r>
    </w:p>
    <w:p w14:paraId="04855F4A" w14:textId="77777777" w:rsidR="00323D2D" w:rsidRPr="00323D2D" w:rsidRDefault="00323D2D" w:rsidP="00323D2D">
      <w:pPr>
        <w:rPr>
          <w:rFonts w:cs="Times New Roman"/>
        </w:rPr>
      </w:pPr>
      <w:r w:rsidRPr="00323D2D">
        <w:rPr>
          <w:rFonts w:cs="Times New Roman"/>
        </w:rPr>
        <w:t>If the application requires generating content in multiple languages, selecting a model that supports the desired languages or can be adapted to new languages through techniques like transfer learning is crucial.</w:t>
      </w:r>
    </w:p>
    <w:p w14:paraId="41B54EEA" w14:textId="77777777" w:rsidR="00323D2D" w:rsidRPr="00323D2D" w:rsidRDefault="00323D2D" w:rsidP="00323D2D">
      <w:pPr>
        <w:rPr>
          <w:rFonts w:cs="Times New Roman"/>
        </w:rPr>
      </w:pPr>
      <w:r w:rsidRPr="00323D2D">
        <w:rPr>
          <w:rFonts w:cs="Times New Roman"/>
          <w:b/>
          <w:bCs/>
        </w:rPr>
        <w:t>Model size</w:t>
      </w:r>
    </w:p>
    <w:p w14:paraId="63A131C9" w14:textId="77777777" w:rsidR="00323D2D" w:rsidRPr="00323D2D" w:rsidRDefault="00323D2D" w:rsidP="00323D2D">
      <w:pPr>
        <w:rPr>
          <w:rFonts w:cs="Times New Roman"/>
        </w:rPr>
      </w:pPr>
      <w:r w:rsidRPr="00323D2D">
        <w:rPr>
          <w:rFonts w:cs="Times New Roman"/>
        </w:rPr>
        <w:t>Larger models generally have higher computational requirements and can be more resource intensive during inference. However, they often perform better on complex tasks. The model size should be balanced against the available computational resources and performance requirements.</w:t>
      </w:r>
    </w:p>
    <w:p w14:paraId="39FFD080" w14:textId="77777777" w:rsidR="00323D2D" w:rsidRPr="00323D2D" w:rsidRDefault="00323D2D" w:rsidP="00323D2D">
      <w:pPr>
        <w:rPr>
          <w:rFonts w:cs="Times New Roman"/>
        </w:rPr>
      </w:pPr>
      <w:r w:rsidRPr="00323D2D">
        <w:rPr>
          <w:rFonts w:cs="Times New Roman"/>
          <w:b/>
          <w:bCs/>
        </w:rPr>
        <w:t>Model complexity</w:t>
      </w:r>
    </w:p>
    <w:p w14:paraId="25EE883B" w14:textId="77777777" w:rsidR="00323D2D" w:rsidRPr="00323D2D" w:rsidRDefault="00323D2D" w:rsidP="00323D2D">
      <w:pPr>
        <w:rPr>
          <w:rFonts w:cs="Times New Roman"/>
        </w:rPr>
      </w:pPr>
      <w:r w:rsidRPr="00323D2D">
        <w:rPr>
          <w:rFonts w:cs="Times New Roman"/>
        </w:rPr>
        <w:t>More complex models, such as those based on transformer architectures or large language models, can handle more advanced tasks but might be more challenging to deploy and optimize. Simpler models might be preferred for resource-constrained environments or simpler use cases.</w:t>
      </w:r>
    </w:p>
    <w:p w14:paraId="53FC0F63" w14:textId="77777777" w:rsidR="00323D2D" w:rsidRPr="00323D2D" w:rsidRDefault="00323D2D" w:rsidP="00323D2D">
      <w:pPr>
        <w:rPr>
          <w:rFonts w:cs="Times New Roman"/>
        </w:rPr>
      </w:pPr>
      <w:r w:rsidRPr="00323D2D">
        <w:rPr>
          <w:rFonts w:cs="Times New Roman"/>
          <w:b/>
          <w:bCs/>
        </w:rPr>
        <w:t>Customization</w:t>
      </w:r>
    </w:p>
    <w:p w14:paraId="07E72102" w14:textId="77777777" w:rsidR="00323D2D" w:rsidRPr="00323D2D" w:rsidRDefault="00323D2D" w:rsidP="00323D2D">
      <w:pPr>
        <w:rPr>
          <w:rFonts w:cs="Times New Roman"/>
        </w:rPr>
      </w:pPr>
      <w:r w:rsidRPr="00323D2D">
        <w:rPr>
          <w:rFonts w:cs="Times New Roman"/>
        </w:rPr>
        <w:t>Some pre-trained models offer the ability to fine-tune or adapt them to specific domains or tasks. This customization can improve performance but might require additional computational resources and labeled data.</w:t>
      </w:r>
    </w:p>
    <w:p w14:paraId="48EA0D9D" w14:textId="77777777" w:rsidR="00323D2D" w:rsidRPr="00323D2D" w:rsidRDefault="00323D2D" w:rsidP="00323D2D">
      <w:pPr>
        <w:rPr>
          <w:rFonts w:cs="Times New Roman"/>
        </w:rPr>
      </w:pPr>
      <w:r w:rsidRPr="00323D2D">
        <w:rPr>
          <w:rFonts w:cs="Times New Roman"/>
          <w:b/>
          <w:bCs/>
        </w:rPr>
        <w:t>Input/output length</w:t>
      </w:r>
    </w:p>
    <w:p w14:paraId="5619093D" w14:textId="77777777" w:rsidR="00323D2D" w:rsidRPr="00323D2D" w:rsidRDefault="00323D2D" w:rsidP="00323D2D">
      <w:pPr>
        <w:rPr>
          <w:rFonts w:cs="Times New Roman"/>
        </w:rPr>
      </w:pPr>
      <w:r w:rsidRPr="00323D2D">
        <w:rPr>
          <w:rFonts w:cs="Times New Roman"/>
        </w:rPr>
        <w:t>Generative models might have limitations on the maximum input or output sequence lengths that they can handle. Applications requiring long-form generation or processing of extensive input data should consider models capable of handling the desired input/output lengths.</w:t>
      </w:r>
    </w:p>
    <w:p w14:paraId="66DB5206" w14:textId="77777777" w:rsidR="00323D2D" w:rsidRPr="00323D2D" w:rsidRDefault="00323D2D" w:rsidP="00323D2D">
      <w:pPr>
        <w:rPr>
          <w:rFonts w:cs="Times New Roman"/>
        </w:rPr>
      </w:pPr>
      <w:r w:rsidRPr="00323D2D">
        <w:rPr>
          <w:rFonts w:cs="Times New Roman"/>
          <w:b/>
          <w:bCs/>
        </w:rPr>
        <w:t>Responsibility considerations</w:t>
      </w:r>
    </w:p>
    <w:p w14:paraId="06E68F1E" w14:textId="77777777" w:rsidR="00323D2D" w:rsidRPr="00323D2D" w:rsidRDefault="00323D2D" w:rsidP="00323D2D">
      <w:pPr>
        <w:rPr>
          <w:rFonts w:cs="Times New Roman"/>
        </w:rPr>
      </w:pPr>
      <w:r w:rsidRPr="00323D2D">
        <w:rPr>
          <w:rFonts w:cs="Times New Roman"/>
        </w:rPr>
        <w:t>It's important to evaluate the responsible implications of using pre-trained generative AI models, such as potential biases, misinformation risks, or misuse. Models should be vetted for their training data sources and potential societal impacts.</w:t>
      </w:r>
    </w:p>
    <w:p w14:paraId="560D2AB1" w14:textId="77777777" w:rsidR="00323D2D" w:rsidRPr="00323D2D" w:rsidRDefault="00323D2D" w:rsidP="00323D2D">
      <w:pPr>
        <w:rPr>
          <w:rFonts w:cs="Times New Roman"/>
        </w:rPr>
      </w:pPr>
      <w:r w:rsidRPr="00323D2D">
        <w:rPr>
          <w:rFonts w:cs="Times New Roman"/>
          <w:b/>
          <w:bCs/>
        </w:rPr>
        <w:t>Deployment and integration</w:t>
      </w:r>
    </w:p>
    <w:p w14:paraId="099238A9" w14:textId="07876436" w:rsidR="00323D2D" w:rsidRPr="00C36325" w:rsidRDefault="00323D2D" w:rsidP="00323D2D">
      <w:pPr>
        <w:rPr>
          <w:rFonts w:cs="Times New Roman"/>
        </w:rPr>
      </w:pPr>
      <w:r w:rsidRPr="00323D2D">
        <w:rPr>
          <w:rFonts w:cs="Times New Roman"/>
        </w:rPr>
        <w:lastRenderedPageBreak/>
        <w:t>The ease of deployment, compatibility with existing infrastructure, and availability of tools or libraries for integrating the model into the target application should be considered.</w:t>
      </w:r>
    </w:p>
    <w:p w14:paraId="53495C2F" w14:textId="3B2BA52D" w:rsidR="00323D2D" w:rsidRDefault="00C36325" w:rsidP="00C36325">
      <w:pPr>
        <w:pStyle w:val="ListParagraph"/>
        <w:numPr>
          <w:ilvl w:val="0"/>
          <w:numId w:val="14"/>
        </w:numPr>
        <w:rPr>
          <w:rFonts w:cs="Times New Roman"/>
          <w:b/>
          <w:bCs/>
          <w:sz w:val="28"/>
          <w:szCs w:val="28"/>
        </w:rPr>
      </w:pPr>
      <w:r w:rsidRPr="00C36325">
        <w:rPr>
          <w:rFonts w:cs="Times New Roman"/>
          <w:b/>
          <w:bCs/>
          <w:sz w:val="28"/>
          <w:szCs w:val="28"/>
        </w:rPr>
        <w:t>Improving the performance of an FM</w:t>
      </w:r>
    </w:p>
    <w:p w14:paraId="02184AF0" w14:textId="25F941B8" w:rsidR="00C36325" w:rsidRDefault="00C36325" w:rsidP="00C36325">
      <w:r w:rsidRPr="00C36325">
        <w:t>After selecting an appropriate pre-trained foundation model that aligns with the business use case, the next step is to focus on improving the performance of the model. This can be achieved through various techniques such as prompt engineering, RAG, fine-tuning, or automation agents.</w:t>
      </w:r>
    </w:p>
    <w:p w14:paraId="6B50F3EB" w14:textId="77777777" w:rsidR="00C36325" w:rsidRPr="00C36325" w:rsidRDefault="00C36325" w:rsidP="00C36325">
      <w:pPr>
        <w:rPr>
          <w:b/>
          <w:bCs/>
        </w:rPr>
      </w:pPr>
      <w:r w:rsidRPr="00C36325">
        <w:rPr>
          <w:b/>
          <w:bCs/>
        </w:rPr>
        <w:t>Prompt engineering</w:t>
      </w:r>
    </w:p>
    <w:p w14:paraId="1BAA7E5A" w14:textId="77777777" w:rsidR="00C36325" w:rsidRPr="00C36325" w:rsidRDefault="00C36325" w:rsidP="00C36325">
      <w:r w:rsidRPr="00C36325">
        <w:t>Prompt engineering is the fastest way to harness the power of large language models (LLMs). By interacting with an LLM through prompts (a series of questions, statements, or instructions), you can adjust LLM output behavior based on the specific context of the output that you want to achieve.</w:t>
      </w:r>
    </w:p>
    <w:p w14:paraId="76BDFF76" w14:textId="77777777" w:rsidR="00C36325" w:rsidRPr="00C36325" w:rsidRDefault="00C36325" w:rsidP="00C36325">
      <w:r w:rsidRPr="00C36325">
        <w:t>Prompt engineering refers to the process of carefully crafting the input prompts or instructions given to the model to generate desired outputs or behaviors. The phrasing, structure, and content of the prompt can significantly influence the quality, relevance, and characteristics of the generated outputs. Prompt engineering aims to optimize the prompts to steer the model's generation in the desired direction, using the model's capabilities while mitigating potential biases or undesirable outputs.</w:t>
      </w:r>
    </w:p>
    <w:p w14:paraId="40A89C03" w14:textId="546590AA" w:rsidR="00C36325" w:rsidRPr="00C36325" w:rsidRDefault="00C36325" w:rsidP="00C36325">
      <w:r w:rsidRPr="00C36325">
        <w:t>Some key aspects of prompt engineering include the following:</w:t>
      </w:r>
    </w:p>
    <w:p w14:paraId="1F76036C" w14:textId="576BA9E4" w:rsidR="00C36325" w:rsidRDefault="00C36325" w:rsidP="00C36325">
      <w:r w:rsidRPr="00C36325">
        <w:rPr>
          <w:b/>
          <w:bCs/>
        </w:rPr>
        <w:t>Design:</w:t>
      </w:r>
      <w:r w:rsidRPr="00C36325">
        <w:t> Crafting clear, unambiguous, and context-rich prompts that effectively communicate the desired task or output to the model</w:t>
      </w:r>
      <w:r>
        <w:t>.</w:t>
      </w:r>
    </w:p>
    <w:p w14:paraId="4C71E10F" w14:textId="40E8FB88" w:rsidR="00C36325" w:rsidRPr="00C36325" w:rsidRDefault="00C36325" w:rsidP="00C36325">
      <w:r w:rsidRPr="00C36325">
        <w:rPr>
          <w:b/>
          <w:bCs/>
        </w:rPr>
        <w:t>Augmentation:</w:t>
      </w:r>
      <w:r w:rsidRPr="00C36325">
        <w:t> Incorporating additional information or constraints into the prompts, such as examples, demonstrations, or task-specific instructions, to guide the model's generation process</w:t>
      </w:r>
    </w:p>
    <w:p w14:paraId="278B2721" w14:textId="3AC41940" w:rsidR="00C36325" w:rsidRPr="00C36325" w:rsidRDefault="00C36325" w:rsidP="00C36325">
      <w:r w:rsidRPr="00C36325">
        <w:rPr>
          <w:b/>
          <w:bCs/>
        </w:rPr>
        <w:t>Tuning:</w:t>
      </w:r>
      <w:r w:rsidRPr="00C36325">
        <w:t> Iteratively refining and adjusting the prompts based on the model's outputs and performance, often through human evaluation or automated metrics</w:t>
      </w:r>
    </w:p>
    <w:p w14:paraId="2068F269" w14:textId="1382A39A" w:rsidR="00C36325" w:rsidRDefault="00C36325" w:rsidP="00C36325">
      <w:proofErr w:type="spellStart"/>
      <w:r>
        <w:rPr>
          <w:b/>
          <w:bCs/>
        </w:rPr>
        <w:t>Ensembling</w:t>
      </w:r>
      <w:proofErr w:type="spellEnd"/>
      <w:r w:rsidRPr="00C36325">
        <w:rPr>
          <w:b/>
          <w:bCs/>
        </w:rPr>
        <w:t>:</w:t>
      </w:r>
      <w:r w:rsidRPr="00C36325">
        <w:t> Combining multiple prompts or generation strategies to improve the overall quality and robustness of the outputs</w:t>
      </w:r>
      <w:r>
        <w:t>.</w:t>
      </w:r>
    </w:p>
    <w:p w14:paraId="2C61B3D2" w14:textId="377C344F" w:rsidR="00C36325" w:rsidRDefault="006C6AD0" w:rsidP="00C36325">
      <w:r w:rsidRPr="006C6AD0">
        <w:rPr>
          <w:b/>
          <w:bCs/>
        </w:rPr>
        <w:t>Mining:</w:t>
      </w:r>
      <w:r w:rsidRPr="006C6AD0">
        <w:t> Exploring and identifying effective prompts through techniques like prompt searching, prompt generation, or prompt retrieval from large prompt libraries</w:t>
      </w:r>
    </w:p>
    <w:p w14:paraId="0045FC68" w14:textId="77777777" w:rsidR="006C6AD0" w:rsidRDefault="006C6AD0" w:rsidP="00C36325"/>
    <w:p w14:paraId="0EA7C5D7" w14:textId="77777777" w:rsidR="006C6AD0" w:rsidRDefault="006C6AD0" w:rsidP="00C36325"/>
    <w:p w14:paraId="00CADF74" w14:textId="77777777" w:rsidR="006C6AD0" w:rsidRDefault="006C6AD0" w:rsidP="00C36325"/>
    <w:p w14:paraId="35219FCB" w14:textId="77777777" w:rsidR="006C6AD0" w:rsidRPr="00C36325" w:rsidRDefault="006C6AD0" w:rsidP="00C36325"/>
    <w:p w14:paraId="5CA6C779" w14:textId="153073C4" w:rsidR="00C36325" w:rsidRDefault="006C6AD0" w:rsidP="00C36325">
      <w:pPr>
        <w:rPr>
          <w:b/>
          <w:bCs/>
        </w:rPr>
      </w:pPr>
      <w:r w:rsidRPr="006C6AD0">
        <w:rPr>
          <w:b/>
          <w:bCs/>
        </w:rPr>
        <w:lastRenderedPageBreak/>
        <w:t>Prompt techniques</w:t>
      </w:r>
      <w:r>
        <w:rPr>
          <w:b/>
          <w:bCs/>
        </w:rPr>
        <w:t>:</w:t>
      </w:r>
    </w:p>
    <w:p w14:paraId="3F3D7AA2" w14:textId="77777777" w:rsidR="006C6AD0" w:rsidRPr="006C6AD0" w:rsidRDefault="006C6AD0" w:rsidP="006C6AD0">
      <w:r w:rsidRPr="006C6AD0">
        <w:rPr>
          <w:b/>
          <w:bCs/>
        </w:rPr>
        <w:t>Zero-shot prompting</w:t>
      </w:r>
      <w:r w:rsidRPr="006C6AD0">
        <w:t xml:space="preserve"> Ask the AI to do something </w:t>
      </w:r>
      <w:r w:rsidRPr="006C6AD0">
        <w:rPr>
          <w:i/>
          <w:iCs/>
        </w:rPr>
        <w:t>without giving any examples</w:t>
      </w:r>
      <w:r w:rsidRPr="006C6AD0">
        <w:t>. You just describe the task and trust the model to figure it out.</w:t>
      </w:r>
    </w:p>
    <w:p w14:paraId="3496783C" w14:textId="77777777" w:rsidR="006C6AD0" w:rsidRPr="006C6AD0" w:rsidRDefault="006C6AD0" w:rsidP="006C6AD0">
      <w:r w:rsidRPr="006C6AD0">
        <w:rPr>
          <w:i/>
          <w:iCs/>
        </w:rPr>
        <w:t>"Translate this sentence to French."</w:t>
      </w:r>
      <w:r w:rsidRPr="006C6AD0">
        <w:t xml:space="preserve"> — No examples, just a direct ask.</w:t>
      </w:r>
    </w:p>
    <w:p w14:paraId="0B8F7868" w14:textId="77777777" w:rsidR="006C6AD0" w:rsidRPr="006C6AD0" w:rsidRDefault="00000000" w:rsidP="006C6AD0">
      <w:r>
        <w:pict w14:anchorId="675BFA86">
          <v:rect id="_x0000_i1025" style="width:0;height:1.5pt" o:hralign="center" o:hrstd="t" o:hr="t" fillcolor="#a0a0a0" stroked="f"/>
        </w:pict>
      </w:r>
    </w:p>
    <w:p w14:paraId="1A0AE2C2" w14:textId="77777777" w:rsidR="006C6AD0" w:rsidRPr="006C6AD0" w:rsidRDefault="006C6AD0" w:rsidP="006C6AD0">
      <w:r w:rsidRPr="006C6AD0">
        <w:rPr>
          <w:b/>
          <w:bCs/>
        </w:rPr>
        <w:t>Few-shot prompting</w:t>
      </w:r>
      <w:r w:rsidRPr="006C6AD0">
        <w:t xml:space="preserve"> Give the AI </w:t>
      </w:r>
      <w:r w:rsidRPr="006C6AD0">
        <w:rPr>
          <w:i/>
          <w:iCs/>
        </w:rPr>
        <w:t>a few examples</w:t>
      </w:r>
      <w:r w:rsidRPr="006C6AD0">
        <w:t xml:space="preserve"> of what you want before asking your actual question. The examples teach the pattern.</w:t>
      </w:r>
    </w:p>
    <w:p w14:paraId="2EA9F010" w14:textId="77777777" w:rsidR="006C6AD0" w:rsidRPr="006C6AD0" w:rsidRDefault="006C6AD0" w:rsidP="006C6AD0">
      <w:r w:rsidRPr="006C6AD0">
        <w:rPr>
          <w:i/>
          <w:iCs/>
        </w:rPr>
        <w:t xml:space="preserve">"Happy → Sad, Big → Small, Fast </w:t>
      </w:r>
      <w:proofErr w:type="gramStart"/>
      <w:r w:rsidRPr="006C6AD0">
        <w:rPr>
          <w:i/>
          <w:iCs/>
        </w:rPr>
        <w:t>→ ?</w:t>
      </w:r>
      <w:proofErr w:type="gramEnd"/>
      <w:r w:rsidRPr="006C6AD0">
        <w:rPr>
          <w:i/>
          <w:iCs/>
        </w:rPr>
        <w:t>"</w:t>
      </w:r>
      <w:r w:rsidRPr="006C6AD0">
        <w:t xml:space="preserve"> — The AI learns from examples and answers "Slow."</w:t>
      </w:r>
    </w:p>
    <w:p w14:paraId="486B6982" w14:textId="77777777" w:rsidR="006C6AD0" w:rsidRPr="006C6AD0" w:rsidRDefault="00000000" w:rsidP="006C6AD0">
      <w:r>
        <w:pict w14:anchorId="4EA6E216">
          <v:rect id="_x0000_i1026" style="width:0;height:1.5pt" o:hralign="center" o:hrstd="t" o:hr="t" fillcolor="#a0a0a0" stroked="f"/>
        </w:pict>
      </w:r>
    </w:p>
    <w:p w14:paraId="5BBB75F1" w14:textId="77777777" w:rsidR="006C6AD0" w:rsidRPr="006C6AD0" w:rsidRDefault="006C6AD0" w:rsidP="006C6AD0">
      <w:r w:rsidRPr="006C6AD0">
        <w:rPr>
          <w:b/>
          <w:bCs/>
        </w:rPr>
        <w:t>Chain-of-Thought (</w:t>
      </w:r>
      <w:proofErr w:type="spellStart"/>
      <w:r w:rsidRPr="006C6AD0">
        <w:rPr>
          <w:b/>
          <w:bCs/>
        </w:rPr>
        <w:t>CoT</w:t>
      </w:r>
      <w:proofErr w:type="spellEnd"/>
      <w:r w:rsidRPr="006C6AD0">
        <w:rPr>
          <w:b/>
          <w:bCs/>
        </w:rPr>
        <w:t>) prompting</w:t>
      </w:r>
      <w:r w:rsidRPr="006C6AD0">
        <w:t xml:space="preserve"> Ask the AI to </w:t>
      </w:r>
      <w:r w:rsidRPr="006C6AD0">
        <w:rPr>
          <w:i/>
          <w:iCs/>
        </w:rPr>
        <w:t>think step by step</w:t>
      </w:r>
      <w:r w:rsidRPr="006C6AD0">
        <w:t xml:space="preserve"> instead of jumping straight to an answer. This dramatically improves accuracy on reasoning tasks.</w:t>
      </w:r>
    </w:p>
    <w:p w14:paraId="41A896F6" w14:textId="77777777" w:rsidR="006C6AD0" w:rsidRPr="006C6AD0" w:rsidRDefault="006C6AD0" w:rsidP="006C6AD0">
      <w:r w:rsidRPr="006C6AD0">
        <w:rPr>
          <w:i/>
          <w:iCs/>
        </w:rPr>
        <w:t>"Let's think step by step: If John has 5 apples and gives 2 away..."</w:t>
      </w:r>
      <w:r w:rsidRPr="006C6AD0">
        <w:t xml:space="preserve"> — Forces logical reasoning before the final answer.</w:t>
      </w:r>
    </w:p>
    <w:p w14:paraId="7BB4313B" w14:textId="77777777" w:rsidR="006C6AD0" w:rsidRPr="006C6AD0" w:rsidRDefault="00000000" w:rsidP="006C6AD0">
      <w:r>
        <w:pict w14:anchorId="733C460C">
          <v:rect id="_x0000_i1027" style="width:0;height:1.5pt" o:hralign="center" o:hrstd="t" o:hr="t" fillcolor="#a0a0a0" stroked="f"/>
        </w:pict>
      </w:r>
    </w:p>
    <w:p w14:paraId="4AD1AAC8" w14:textId="77777777" w:rsidR="006C6AD0" w:rsidRPr="006C6AD0" w:rsidRDefault="006C6AD0" w:rsidP="006C6AD0">
      <w:r w:rsidRPr="006C6AD0">
        <w:rPr>
          <w:b/>
          <w:bCs/>
        </w:rPr>
        <w:t>Self-consistency</w:t>
      </w:r>
      <w:r w:rsidRPr="006C6AD0">
        <w:t xml:space="preserve"> Run the </w:t>
      </w:r>
      <w:r w:rsidRPr="006C6AD0">
        <w:rPr>
          <w:i/>
          <w:iCs/>
        </w:rPr>
        <w:t>same prompt multiple times</w:t>
      </w:r>
      <w:r w:rsidRPr="006C6AD0">
        <w:t>, get different reasoning paths, then pick the most common answer. Like asking 5 people and going with the majority vote.</w:t>
      </w:r>
    </w:p>
    <w:p w14:paraId="6891885B" w14:textId="77777777" w:rsidR="006C6AD0" w:rsidRPr="006C6AD0" w:rsidRDefault="006C6AD0" w:rsidP="006C6AD0">
      <w:r w:rsidRPr="006C6AD0">
        <w:t>Useful when one run might be wrong — averaging across many runs gives a more reliable result.</w:t>
      </w:r>
    </w:p>
    <w:p w14:paraId="3228F2C3" w14:textId="77777777" w:rsidR="006C6AD0" w:rsidRPr="006C6AD0" w:rsidRDefault="00000000" w:rsidP="006C6AD0">
      <w:r>
        <w:pict w14:anchorId="6A583550">
          <v:rect id="_x0000_i1028" style="width:0;height:1.5pt" o:hralign="center" o:hrstd="t" o:hr="t" fillcolor="#a0a0a0" stroked="f"/>
        </w:pict>
      </w:r>
    </w:p>
    <w:p w14:paraId="67F5E54D" w14:textId="77777777" w:rsidR="006C6AD0" w:rsidRPr="006C6AD0" w:rsidRDefault="006C6AD0" w:rsidP="006C6AD0">
      <w:r w:rsidRPr="006C6AD0">
        <w:rPr>
          <w:b/>
          <w:bCs/>
        </w:rPr>
        <w:t>Tree of Thoughts (</w:t>
      </w:r>
      <w:proofErr w:type="spellStart"/>
      <w:r w:rsidRPr="006C6AD0">
        <w:rPr>
          <w:b/>
          <w:bCs/>
        </w:rPr>
        <w:t>ToT</w:t>
      </w:r>
      <w:proofErr w:type="spellEnd"/>
      <w:r w:rsidRPr="006C6AD0">
        <w:rPr>
          <w:b/>
          <w:bCs/>
        </w:rPr>
        <w:t>)</w:t>
      </w:r>
      <w:r w:rsidRPr="006C6AD0">
        <w:t xml:space="preserve"> The AI </w:t>
      </w:r>
      <w:r w:rsidRPr="006C6AD0">
        <w:rPr>
          <w:i/>
          <w:iCs/>
        </w:rPr>
        <w:t>explores multiple reasoning branches</w:t>
      </w:r>
      <w:r w:rsidRPr="006C6AD0">
        <w:t xml:space="preserve"> like a decision tree, evaluates each path, and backtracks if needed — like a chess player thinking several moves ahead.</w:t>
      </w:r>
    </w:p>
    <w:p w14:paraId="5F6A993B" w14:textId="77777777" w:rsidR="006C6AD0" w:rsidRPr="006C6AD0" w:rsidRDefault="006C6AD0" w:rsidP="006C6AD0">
      <w:r w:rsidRPr="006C6AD0">
        <w:t>Great for complex problems where the first idea might not be the best.</w:t>
      </w:r>
    </w:p>
    <w:p w14:paraId="1785599B" w14:textId="77777777" w:rsidR="006C6AD0" w:rsidRPr="006C6AD0" w:rsidRDefault="00000000" w:rsidP="006C6AD0">
      <w:r>
        <w:pict w14:anchorId="5502411C">
          <v:rect id="_x0000_i1029" style="width:0;height:1.5pt" o:hralign="center" o:hrstd="t" o:hr="t" fillcolor="#a0a0a0" stroked="f"/>
        </w:pict>
      </w:r>
    </w:p>
    <w:p w14:paraId="71CB5BBC" w14:textId="77777777" w:rsidR="006C6AD0" w:rsidRPr="006C6AD0" w:rsidRDefault="006C6AD0" w:rsidP="006C6AD0">
      <w:r w:rsidRPr="006C6AD0">
        <w:rPr>
          <w:b/>
          <w:bCs/>
        </w:rPr>
        <w:t>Retrieval Augmented Generation (RAG)</w:t>
      </w:r>
      <w:r w:rsidRPr="006C6AD0">
        <w:t xml:space="preserve"> Before answering, the AI </w:t>
      </w:r>
      <w:r w:rsidRPr="006C6AD0">
        <w:rPr>
          <w:i/>
          <w:iCs/>
        </w:rPr>
        <w:t>fetches relevant documents</w:t>
      </w:r>
      <w:r w:rsidRPr="006C6AD0">
        <w:t xml:space="preserve"> from an external knowledge base and uses them as context. This keeps answers factual and up-to-date.</w:t>
      </w:r>
    </w:p>
    <w:p w14:paraId="218B1FA1" w14:textId="77777777" w:rsidR="006C6AD0" w:rsidRPr="006C6AD0" w:rsidRDefault="006C6AD0" w:rsidP="006C6AD0">
      <w:r w:rsidRPr="006C6AD0">
        <w:t>Like letting the AI "look things up" before responding, rather than relying purely on memory.</w:t>
      </w:r>
    </w:p>
    <w:p w14:paraId="71491F5A" w14:textId="77777777" w:rsidR="006C6AD0" w:rsidRPr="006C6AD0" w:rsidRDefault="00000000" w:rsidP="006C6AD0">
      <w:r>
        <w:pict w14:anchorId="5288C376">
          <v:rect id="_x0000_i1030" style="width:0;height:1.5pt" o:hralign="center" o:hrstd="t" o:hr="t" fillcolor="#a0a0a0" stroked="f"/>
        </w:pict>
      </w:r>
    </w:p>
    <w:p w14:paraId="1D44C4EC" w14:textId="77777777" w:rsidR="006C6AD0" w:rsidRPr="006C6AD0" w:rsidRDefault="006C6AD0" w:rsidP="006C6AD0">
      <w:r w:rsidRPr="006C6AD0">
        <w:rPr>
          <w:b/>
          <w:bCs/>
        </w:rPr>
        <w:t>Automatic Reasoning and Tool-use (ART)</w:t>
      </w:r>
      <w:r w:rsidRPr="006C6AD0">
        <w:t xml:space="preserve"> The AI automatically </w:t>
      </w:r>
      <w:r w:rsidRPr="006C6AD0">
        <w:rPr>
          <w:i/>
          <w:iCs/>
        </w:rPr>
        <w:t>selects and uses external tools</w:t>
      </w:r>
      <w:r w:rsidRPr="006C6AD0">
        <w:t xml:space="preserve"> (like calculators, search engines, or code interpreters) mid-task to get things done more accurately.</w:t>
      </w:r>
    </w:p>
    <w:p w14:paraId="724343B5" w14:textId="77777777" w:rsidR="006C6AD0" w:rsidRPr="006C6AD0" w:rsidRDefault="006C6AD0" w:rsidP="006C6AD0">
      <w:r w:rsidRPr="006C6AD0">
        <w:lastRenderedPageBreak/>
        <w:t xml:space="preserve">Think of it as the AI knowing </w:t>
      </w:r>
      <w:r w:rsidRPr="006C6AD0">
        <w:rPr>
          <w:i/>
          <w:iCs/>
        </w:rPr>
        <w:t>when to use a tool</w:t>
      </w:r>
      <w:r w:rsidRPr="006C6AD0">
        <w:t xml:space="preserve"> rather than guessing the answer itself.</w:t>
      </w:r>
    </w:p>
    <w:p w14:paraId="19897CE1" w14:textId="77777777" w:rsidR="006C6AD0" w:rsidRPr="006C6AD0" w:rsidRDefault="00000000" w:rsidP="006C6AD0">
      <w:r>
        <w:pict w14:anchorId="63BF5C1C">
          <v:rect id="_x0000_i1031" style="width:0;height:1.5pt" o:hralign="center" o:hrstd="t" o:hr="t" fillcolor="#a0a0a0" stroked="f"/>
        </w:pict>
      </w:r>
    </w:p>
    <w:p w14:paraId="4A887C9C" w14:textId="77777777" w:rsidR="006C6AD0" w:rsidRPr="006C6AD0" w:rsidRDefault="006C6AD0" w:rsidP="006C6AD0">
      <w:proofErr w:type="spellStart"/>
      <w:r w:rsidRPr="006C6AD0">
        <w:rPr>
          <w:b/>
          <w:bCs/>
        </w:rPr>
        <w:t>ReAct</w:t>
      </w:r>
      <w:proofErr w:type="spellEnd"/>
      <w:r w:rsidRPr="006C6AD0">
        <w:rPr>
          <w:b/>
          <w:bCs/>
        </w:rPr>
        <w:t xml:space="preserve"> prompting</w:t>
      </w:r>
      <w:r w:rsidRPr="006C6AD0">
        <w:t xml:space="preserve"> Combines </w:t>
      </w:r>
      <w:r w:rsidRPr="006C6AD0">
        <w:rPr>
          <w:b/>
          <w:bCs/>
        </w:rPr>
        <w:t>Re</w:t>
      </w:r>
      <w:r w:rsidRPr="006C6AD0">
        <w:t xml:space="preserve">asoning + </w:t>
      </w:r>
      <w:r w:rsidRPr="006C6AD0">
        <w:rPr>
          <w:b/>
          <w:bCs/>
        </w:rPr>
        <w:t>Act</w:t>
      </w:r>
      <w:r w:rsidRPr="006C6AD0">
        <w:t>ing in a loop. The AI thinks, takes an action (like a search), observes the result, then thinks again — repeating until it reaches an answer.</w:t>
      </w:r>
    </w:p>
    <w:p w14:paraId="71214157" w14:textId="77777777" w:rsidR="006C6AD0" w:rsidRPr="006C6AD0" w:rsidRDefault="006C6AD0" w:rsidP="006C6AD0">
      <w:r w:rsidRPr="006C6AD0">
        <w:rPr>
          <w:i/>
          <w:iCs/>
        </w:rPr>
        <w:t>Think → Search → Observe → Think → Search → Answer.</w:t>
      </w:r>
      <w:r w:rsidRPr="006C6AD0">
        <w:t xml:space="preserve"> It's like how a detective solves a case step by step.</w:t>
      </w:r>
    </w:p>
    <w:p w14:paraId="6EEFA427" w14:textId="77777777" w:rsidR="006C6AD0" w:rsidRDefault="006C6AD0" w:rsidP="00C36325"/>
    <w:p w14:paraId="2AEBAF0F" w14:textId="77777777" w:rsidR="006C6AD0" w:rsidRPr="006C6AD0" w:rsidRDefault="006C6AD0" w:rsidP="006C6AD0">
      <w:pPr>
        <w:rPr>
          <w:b/>
          <w:bCs/>
        </w:rPr>
      </w:pPr>
      <w:r w:rsidRPr="006C6AD0">
        <w:rPr>
          <w:b/>
          <w:bCs/>
        </w:rPr>
        <w:t>RAG</w:t>
      </w:r>
    </w:p>
    <w:p w14:paraId="2EA79357" w14:textId="77777777" w:rsidR="006C6AD0" w:rsidRPr="006C6AD0" w:rsidRDefault="006C6AD0" w:rsidP="006C6AD0">
      <w:r w:rsidRPr="006C6AD0">
        <w:t>RAG is a natural language processing (NLP) technique that combines the capabilities of retrieval systems and generative language models to produce high-quality and informative text outputs.</w:t>
      </w:r>
    </w:p>
    <w:p w14:paraId="109BB055" w14:textId="4949A944" w:rsidR="006C6AD0" w:rsidRDefault="006C6AD0" w:rsidP="00C36325">
      <w:r>
        <w:t>Two main components of RAG:</w:t>
      </w:r>
    </w:p>
    <w:p w14:paraId="610A1F81" w14:textId="1C3A6D29" w:rsidR="006C6AD0" w:rsidRDefault="006C6AD0" w:rsidP="006C6AD0">
      <w:pPr>
        <w:pStyle w:val="ListParagraph"/>
        <w:numPr>
          <w:ilvl w:val="1"/>
          <w:numId w:val="12"/>
        </w:numPr>
      </w:pPr>
      <w:r>
        <w:t>A retrieval system</w:t>
      </w:r>
    </w:p>
    <w:p w14:paraId="438D3A9C" w14:textId="4BC8692D" w:rsidR="006C6AD0" w:rsidRDefault="006C6AD0" w:rsidP="006C6AD0">
      <w:pPr>
        <w:pStyle w:val="ListParagraph"/>
        <w:numPr>
          <w:ilvl w:val="1"/>
          <w:numId w:val="12"/>
        </w:numPr>
      </w:pPr>
      <w:r>
        <w:t>A generative language model</w:t>
      </w:r>
    </w:p>
    <w:p w14:paraId="2C8C6FE1" w14:textId="22BD1AD4" w:rsidR="006C6AD0" w:rsidRDefault="006C6AD0" w:rsidP="00C36325">
      <w:r w:rsidRPr="006C6AD0">
        <w:t>The RAG prompt techniques approach uses retrieval systems and generative language models. The retrieval system provides access to a vast amount of factual knowledge and information. And the generative language model can synthesize and present this information in a natural and coherent manner, tailored to the specific input or context.</w:t>
      </w:r>
    </w:p>
    <w:p w14:paraId="466DB95B" w14:textId="77777777" w:rsidR="006C6AD0" w:rsidRPr="006C6AD0" w:rsidRDefault="006C6AD0" w:rsidP="006C6AD0">
      <w:pPr>
        <w:rPr>
          <w:b/>
          <w:bCs/>
        </w:rPr>
      </w:pPr>
      <w:r w:rsidRPr="006C6AD0">
        <w:rPr>
          <w:b/>
          <w:bCs/>
        </w:rPr>
        <w:t>RAG business applications</w:t>
      </w:r>
    </w:p>
    <w:p w14:paraId="7A6CBC89" w14:textId="77777777" w:rsidR="006C6AD0" w:rsidRPr="006C6AD0" w:rsidRDefault="006C6AD0" w:rsidP="006C6AD0">
      <w:r w:rsidRPr="006C6AD0">
        <w:t>RAG has several business applications, including the following:</w:t>
      </w:r>
    </w:p>
    <w:p w14:paraId="3889C3DD" w14:textId="77777777" w:rsidR="006C6AD0" w:rsidRPr="006C6AD0" w:rsidRDefault="006C6AD0" w:rsidP="006C6AD0">
      <w:pPr>
        <w:numPr>
          <w:ilvl w:val="0"/>
          <w:numId w:val="17"/>
        </w:numPr>
      </w:pPr>
      <w:r w:rsidRPr="006C6AD0">
        <w:t>Building intelligent question-answering systems </w:t>
      </w:r>
    </w:p>
    <w:p w14:paraId="182BC4F0" w14:textId="77777777" w:rsidR="006C6AD0" w:rsidRPr="006C6AD0" w:rsidRDefault="006C6AD0" w:rsidP="006C6AD0">
      <w:pPr>
        <w:numPr>
          <w:ilvl w:val="0"/>
          <w:numId w:val="17"/>
        </w:numPr>
      </w:pPr>
      <w:r w:rsidRPr="006C6AD0">
        <w:t>Expanding and enriching existing knowledge bases </w:t>
      </w:r>
    </w:p>
    <w:p w14:paraId="622EE1E2" w14:textId="77777777" w:rsidR="006C6AD0" w:rsidRPr="006C6AD0" w:rsidRDefault="006C6AD0" w:rsidP="006C6AD0">
      <w:pPr>
        <w:numPr>
          <w:ilvl w:val="0"/>
          <w:numId w:val="17"/>
        </w:numPr>
      </w:pPr>
      <w:r w:rsidRPr="006C6AD0">
        <w:t>Generating high-quality content</w:t>
      </w:r>
    </w:p>
    <w:p w14:paraId="561B2D49" w14:textId="77777777" w:rsidR="006C6AD0" w:rsidRDefault="006C6AD0" w:rsidP="006C6AD0"/>
    <w:p w14:paraId="080E7A7D" w14:textId="77777777" w:rsidR="004F6DD9" w:rsidRDefault="004F6DD9" w:rsidP="006C6AD0"/>
    <w:p w14:paraId="28945F31" w14:textId="5E537ED6" w:rsidR="004F6DD9" w:rsidRDefault="004F6DD9" w:rsidP="006C6AD0">
      <w:pPr>
        <w:rPr>
          <w:b/>
          <w:bCs/>
        </w:rPr>
      </w:pPr>
      <w:r w:rsidRPr="004F6DD9">
        <w:rPr>
          <w:b/>
          <w:bCs/>
        </w:rPr>
        <w:t>Fine-tuning</w:t>
      </w:r>
    </w:p>
    <w:p w14:paraId="3DE42895" w14:textId="77777777" w:rsidR="004F6DD9" w:rsidRPr="004F6DD9" w:rsidRDefault="004F6DD9" w:rsidP="004F6DD9">
      <w:r w:rsidRPr="004F6DD9">
        <w:t>Fine-tuning refers to the process of taking a pre-trained language model and further training it on a specific task or domain-specific dataset. Fine-tuning allows the model to adapt its knowledge and capabilities to better suit the requirements of the business use case. Although FMs are pre-trained through self-supervised learning and have inherent capability of understanding information, fine-tuning the FM base model can improve performance.</w:t>
      </w:r>
    </w:p>
    <w:p w14:paraId="1138DDEF" w14:textId="409E6BDD" w:rsidR="004F6DD9" w:rsidRPr="004F6DD9" w:rsidRDefault="004F6DD9" w:rsidP="004F6DD9">
      <w:r w:rsidRPr="004F6DD9">
        <w:t>There are two ways to fine-tune a model:</w:t>
      </w:r>
    </w:p>
    <w:p w14:paraId="663CC2EB" w14:textId="77777777" w:rsidR="004F6DD9" w:rsidRDefault="004F6DD9" w:rsidP="004F6DD9">
      <w:pPr>
        <w:pStyle w:val="ListParagraph"/>
        <w:numPr>
          <w:ilvl w:val="0"/>
          <w:numId w:val="18"/>
        </w:numPr>
      </w:pPr>
      <w:r w:rsidRPr="004F6DD9">
        <w:lastRenderedPageBreak/>
        <w:t>Instruction fine-tuning uses examples of how the model should respond to a specific instruction. Prompt tuning is a type of instruction fine-tuning.</w:t>
      </w:r>
    </w:p>
    <w:p w14:paraId="26C37DBD" w14:textId="65617119" w:rsidR="004F6DD9" w:rsidRPr="004F6DD9" w:rsidRDefault="004F6DD9" w:rsidP="004F6DD9">
      <w:pPr>
        <w:pStyle w:val="ListParagraph"/>
        <w:numPr>
          <w:ilvl w:val="0"/>
          <w:numId w:val="18"/>
        </w:numPr>
      </w:pPr>
      <w:r w:rsidRPr="004F6DD9">
        <w:t>Reinforcement learning from human feedback (RLHF) provides human feedback data, resulting in a model that is better aligned with human preferences.</w:t>
      </w:r>
    </w:p>
    <w:p w14:paraId="56BA1CEF" w14:textId="28A67B60" w:rsidR="004F6DD9" w:rsidRDefault="004F6DD9" w:rsidP="006C6AD0">
      <w:r>
        <w:t>How to fine tune:</w:t>
      </w:r>
    </w:p>
    <w:p w14:paraId="2A1BC660" w14:textId="77777777" w:rsidR="004F6DD9" w:rsidRPr="004F6DD9" w:rsidRDefault="004F6DD9" w:rsidP="004F6DD9">
      <w:pPr>
        <w:rPr>
          <w:b/>
          <w:bCs/>
        </w:rPr>
      </w:pPr>
      <w:r>
        <w:t xml:space="preserve">Step 1: </w:t>
      </w:r>
      <w:r w:rsidRPr="004F6DD9">
        <w:rPr>
          <w:b/>
          <w:bCs/>
        </w:rPr>
        <w:t>Start with a pre-trained language model.</w:t>
      </w:r>
    </w:p>
    <w:p w14:paraId="06960EFF" w14:textId="77777777" w:rsidR="004F6DD9" w:rsidRPr="004F6DD9" w:rsidRDefault="004F6DD9" w:rsidP="004F6DD9">
      <w:r w:rsidRPr="004F6DD9">
        <w:t>Large language models are trained on vast amounts of general-purpose text data. This helps them to develop a broad understanding of language and acquire general knowledge.</w:t>
      </w:r>
    </w:p>
    <w:p w14:paraId="796D4F66" w14:textId="77777777" w:rsidR="004F6DD9" w:rsidRPr="004F6DD9" w:rsidRDefault="004F6DD9" w:rsidP="004F6DD9">
      <w:pPr>
        <w:rPr>
          <w:b/>
          <w:bCs/>
        </w:rPr>
      </w:pPr>
      <w:r>
        <w:t xml:space="preserve">Step 2: </w:t>
      </w:r>
      <w:r w:rsidRPr="004F6DD9">
        <w:rPr>
          <w:b/>
          <w:bCs/>
        </w:rPr>
        <w:t>Prepare a task-specific dataset.</w:t>
      </w:r>
    </w:p>
    <w:p w14:paraId="718BE7F3" w14:textId="77777777" w:rsidR="004F6DD9" w:rsidRPr="004F6DD9" w:rsidRDefault="004F6DD9" w:rsidP="004F6DD9">
      <w:r w:rsidRPr="004F6DD9">
        <w:t>Collect a dataset that is relevant to the task or domain that you want the model to specialize in. This dataset should contain examples of inputs and desired outputs for the specific task.</w:t>
      </w:r>
    </w:p>
    <w:p w14:paraId="54D813E6" w14:textId="77777777" w:rsidR="004F6DD9" w:rsidRPr="004F6DD9" w:rsidRDefault="004F6DD9" w:rsidP="004F6DD9">
      <w:pPr>
        <w:rPr>
          <w:b/>
          <w:bCs/>
        </w:rPr>
      </w:pPr>
      <w:r>
        <w:t xml:space="preserve">Step 3: </w:t>
      </w:r>
      <w:r w:rsidRPr="004F6DD9">
        <w:rPr>
          <w:b/>
          <w:bCs/>
        </w:rPr>
        <w:t>Add task-specific layers.</w:t>
      </w:r>
    </w:p>
    <w:p w14:paraId="00804549" w14:textId="77777777" w:rsidR="004F6DD9" w:rsidRPr="004F6DD9" w:rsidRDefault="004F6DD9" w:rsidP="004F6DD9">
      <w:r w:rsidRPr="004F6DD9">
        <w:t>The pre-trained model's architecture is often modified by adding additional layers or components specific to the target task. For example, a classification layer might be added for text classification tasks or a decoder component for text generation tasks.</w:t>
      </w:r>
    </w:p>
    <w:p w14:paraId="17991F12" w14:textId="77777777" w:rsidR="004F6DD9" w:rsidRPr="004F6DD9" w:rsidRDefault="004F6DD9" w:rsidP="004F6DD9">
      <w:pPr>
        <w:rPr>
          <w:b/>
          <w:bCs/>
        </w:rPr>
      </w:pPr>
      <w:r>
        <w:t xml:space="preserve">Step 4: </w:t>
      </w:r>
      <w:r w:rsidRPr="004F6DD9">
        <w:rPr>
          <w:b/>
          <w:bCs/>
        </w:rPr>
        <w:t>Fine-tune the model.</w:t>
      </w:r>
    </w:p>
    <w:p w14:paraId="6849B587" w14:textId="77777777" w:rsidR="004F6DD9" w:rsidRPr="004F6DD9" w:rsidRDefault="004F6DD9" w:rsidP="004F6DD9">
      <w:r w:rsidRPr="004F6DD9">
        <w:t>The pre-trained model, with the added task-specific layers, is then fine-tuned on the task-specific dataset. During fine-tuning, the model's parameters are updated to better capture the patterns and nuances present in the task-specific data.</w:t>
      </w:r>
    </w:p>
    <w:p w14:paraId="322D4FCE" w14:textId="77777777" w:rsidR="004F6DD9" w:rsidRPr="004F6DD9" w:rsidRDefault="004F6DD9" w:rsidP="004F6DD9">
      <w:pPr>
        <w:rPr>
          <w:b/>
          <w:bCs/>
        </w:rPr>
      </w:pPr>
      <w:r>
        <w:t xml:space="preserve">Step 5: </w:t>
      </w:r>
      <w:r w:rsidRPr="004F6DD9">
        <w:rPr>
          <w:b/>
          <w:bCs/>
        </w:rPr>
        <w:t>Evaluate and iterate.</w:t>
      </w:r>
    </w:p>
    <w:p w14:paraId="0F5B51FA" w14:textId="77777777" w:rsidR="004F6DD9" w:rsidRPr="004F6DD9" w:rsidRDefault="004F6DD9" w:rsidP="004F6DD9">
      <w:r w:rsidRPr="004F6DD9">
        <w:t>After fine-tuning, the model's performance is evaluated on a test set for the target task. If the performance is not satisfactory, the fine-tuning process can be repeated with different hyperparameters, more data, or different task-specific architectures.</w:t>
      </w:r>
    </w:p>
    <w:p w14:paraId="31542EBD" w14:textId="77777777" w:rsidR="004F6DD9" w:rsidRPr="004F6DD9" w:rsidRDefault="004F6DD9" w:rsidP="004F6DD9">
      <w:pPr>
        <w:rPr>
          <w:b/>
          <w:bCs/>
        </w:rPr>
      </w:pPr>
      <w:r w:rsidRPr="004F6DD9">
        <w:rPr>
          <w:b/>
          <w:bCs/>
        </w:rPr>
        <w:t>Summary</w:t>
      </w:r>
    </w:p>
    <w:p w14:paraId="0591D28B" w14:textId="77777777" w:rsidR="004F6DD9" w:rsidRPr="004F6DD9" w:rsidRDefault="004F6DD9" w:rsidP="004F6DD9">
      <w:r w:rsidRPr="004F6DD9">
        <w:t>Fine-tuning lets the generative AI model use its pre-trained knowledge while adapting to the specific requirements of the target task or domain. This approach is particularly useful when the target task has a limited amount of training data. This is because the pre-trained model can provide a strong foundation of general knowledge, which is then specialized during fine-tuning.</w:t>
      </w:r>
    </w:p>
    <w:p w14:paraId="12D77291" w14:textId="3D64A9E1" w:rsidR="004F6DD9" w:rsidRDefault="004F6DD9" w:rsidP="006C6AD0"/>
    <w:p w14:paraId="5327943C" w14:textId="77777777" w:rsidR="004F6DD9" w:rsidRDefault="004F6DD9" w:rsidP="006C6AD0"/>
    <w:p w14:paraId="1D7E0E97" w14:textId="77777777" w:rsidR="004F6DD9" w:rsidRDefault="004F6DD9" w:rsidP="006C6AD0"/>
    <w:p w14:paraId="645C1B02" w14:textId="77777777" w:rsidR="004F6DD9" w:rsidRDefault="004F6DD9" w:rsidP="006C6AD0"/>
    <w:p w14:paraId="56C46B34" w14:textId="4AA42798" w:rsidR="004F6DD9" w:rsidRDefault="004F6DD9" w:rsidP="006C6AD0">
      <w:pPr>
        <w:rPr>
          <w:b/>
          <w:bCs/>
          <w:sz w:val="28"/>
          <w:szCs w:val="28"/>
        </w:rPr>
      </w:pPr>
      <w:r w:rsidRPr="004F6DD9">
        <w:rPr>
          <w:b/>
          <w:bCs/>
          <w:sz w:val="28"/>
          <w:szCs w:val="28"/>
        </w:rPr>
        <w:lastRenderedPageBreak/>
        <w:t>Creating a foundation model from scratch</w:t>
      </w:r>
    </w:p>
    <w:p w14:paraId="3A56E529" w14:textId="493F0C9A" w:rsidR="004F6DD9" w:rsidRPr="004F6DD9" w:rsidRDefault="004F6DD9" w:rsidP="004F6DD9">
      <w:r w:rsidRPr="004F6DD9">
        <w:t>In the context of the generative AI application lifecycle, creating a model from scratch involves training a completely new model architecture on a custom dataset, without using any pre-existing models or weights. This approach is typically undertaken when there are no suitable pre-trained models available for the specific task or domain, or when the requirements for accuracy, performance, or customization are exceptionally high.</w:t>
      </w:r>
    </w:p>
    <w:p w14:paraId="32A21E34" w14:textId="62491EC4" w:rsidR="004F6DD9" w:rsidRPr="004F6DD9" w:rsidRDefault="004F6DD9" w:rsidP="004F6DD9">
      <w:r w:rsidRPr="004F6DD9">
        <w:t>The process of creating a model from scratch begins with defining the model architecture, which involves selecting the appropriate neural network architecture, layers, and hyperparameters based on the problem at hand. This step requires a deep understanding of machine learning concepts and techniques, as well as domain expertise to ensure that the model is designed to capture the relevant patterns and features in the data.</w:t>
      </w:r>
    </w:p>
    <w:p w14:paraId="106D6F3C" w14:textId="77777777" w:rsidR="004F6DD9" w:rsidRPr="004F6DD9" w:rsidRDefault="004F6DD9" w:rsidP="004F6DD9">
      <w:r w:rsidRPr="004F6DD9">
        <w:t>Next, a large and diverse dataset must be curated, cleaned, and preprocessed to serve as the training data for the model. This dataset should be representative of the real-world data that the model will encounter and should cover a wide range of scenarios and variations.</w:t>
      </w:r>
    </w:p>
    <w:p w14:paraId="51510911" w14:textId="77777777" w:rsidR="004F6DD9" w:rsidRPr="004F6DD9" w:rsidRDefault="004F6DD9" w:rsidP="004F6DD9">
      <w:r w:rsidRPr="004F6DD9">
        <w:t>After the dataset is prepared, the model is initialized with random weights and trained using various optimization algorithms in an iterative process. During training, the model's weights are adjusted based on the input data and the corresponding target outputs, with the goal of minimizing the loss function and improving the model's performance on the training data.</w:t>
      </w:r>
    </w:p>
    <w:p w14:paraId="2CD5BAD3" w14:textId="207F4F61" w:rsidR="004F6DD9" w:rsidRPr="004F6DD9" w:rsidRDefault="004F6DD9" w:rsidP="004F6DD9">
      <w:r w:rsidRPr="004F6DD9">
        <w:t>Creating a model from scratch allows for complete customization and tailoring to the specific problem. But it comes at a significant cost in terms of computational resources, time, and expertise required. It is often a more suitable approach for research or highly specialized applications where existing pre-trained models are inadequate or unavailable.</w:t>
      </w:r>
    </w:p>
    <w:p w14:paraId="4163786D" w14:textId="77777777" w:rsidR="004F6DD9" w:rsidRDefault="004F6DD9" w:rsidP="004F6DD9">
      <w:pPr>
        <w:rPr>
          <w:sz w:val="28"/>
          <w:szCs w:val="28"/>
        </w:rPr>
      </w:pPr>
    </w:p>
    <w:p w14:paraId="66390C3E" w14:textId="702CABE5" w:rsidR="004F6DD9" w:rsidRDefault="004F6DD9" w:rsidP="004F6DD9">
      <w:pPr>
        <w:rPr>
          <w:b/>
          <w:bCs/>
          <w:sz w:val="28"/>
          <w:szCs w:val="28"/>
        </w:rPr>
      </w:pPr>
      <w:r w:rsidRPr="004F6DD9">
        <w:rPr>
          <w:b/>
          <w:bCs/>
          <w:sz w:val="28"/>
          <w:szCs w:val="28"/>
        </w:rPr>
        <w:t>Cost trade-offs of various approaches to foundation model customization</w:t>
      </w:r>
    </w:p>
    <w:p w14:paraId="2597C363" w14:textId="6235D85D" w:rsidR="004B391A" w:rsidRPr="004B391A" w:rsidRDefault="004B391A" w:rsidP="004B391A">
      <w:r w:rsidRPr="004B391A">
        <w:rPr>
          <w:noProof/>
          <w:sz w:val="28"/>
          <w:szCs w:val="28"/>
        </w:rPr>
        <w:drawing>
          <wp:anchor distT="0" distB="0" distL="114300" distR="114300" simplePos="0" relativeHeight="251658240" behindDoc="0" locked="0" layoutInCell="1" allowOverlap="1" wp14:anchorId="403F5465" wp14:editId="5F859867">
            <wp:simplePos x="0" y="0"/>
            <wp:positionH relativeFrom="column">
              <wp:posOffset>1257300</wp:posOffset>
            </wp:positionH>
            <wp:positionV relativeFrom="paragraph">
              <wp:posOffset>500380</wp:posOffset>
            </wp:positionV>
            <wp:extent cx="3977274" cy="1931696"/>
            <wp:effectExtent l="0" t="0" r="4445" b="0"/>
            <wp:wrapSquare wrapText="bothSides"/>
            <wp:docPr id="164155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5675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77274" cy="1931696"/>
                    </a:xfrm>
                    <a:prstGeom prst="rect">
                      <a:avLst/>
                    </a:prstGeom>
                  </pic:spPr>
                </pic:pic>
              </a:graphicData>
            </a:graphic>
          </wp:anchor>
        </w:drawing>
      </w:r>
      <w:r w:rsidRPr="004B391A">
        <w:t>When developing a generative AI application, there is often a trade-off between cost and accuracy when deciding whether to use a pre-trained foundation model or pursue a more customized approach.</w:t>
      </w:r>
    </w:p>
    <w:p w14:paraId="670B9553" w14:textId="4F4D43FB" w:rsidR="004B391A" w:rsidRDefault="004B391A" w:rsidP="004B391A">
      <w:pPr>
        <w:rPr>
          <w:sz w:val="28"/>
          <w:szCs w:val="28"/>
        </w:rPr>
      </w:pPr>
    </w:p>
    <w:p w14:paraId="73C4B9AA" w14:textId="77777777" w:rsidR="004B391A" w:rsidRPr="004B391A" w:rsidRDefault="004B391A" w:rsidP="004B391A">
      <w:pPr>
        <w:rPr>
          <w:sz w:val="28"/>
          <w:szCs w:val="28"/>
        </w:rPr>
      </w:pPr>
    </w:p>
    <w:p w14:paraId="6CE3A645" w14:textId="77777777" w:rsidR="004B391A" w:rsidRPr="004B391A" w:rsidRDefault="004B391A" w:rsidP="004B391A">
      <w:pPr>
        <w:rPr>
          <w:sz w:val="28"/>
          <w:szCs w:val="28"/>
        </w:rPr>
      </w:pPr>
    </w:p>
    <w:p w14:paraId="518553E2" w14:textId="77777777" w:rsidR="004B391A" w:rsidRDefault="004B391A" w:rsidP="004B391A">
      <w:pPr>
        <w:rPr>
          <w:sz w:val="28"/>
          <w:szCs w:val="28"/>
        </w:rPr>
      </w:pPr>
    </w:p>
    <w:p w14:paraId="2944D7E8" w14:textId="77777777" w:rsidR="004B391A" w:rsidRPr="004B391A" w:rsidRDefault="004B391A" w:rsidP="004B391A">
      <w:r w:rsidRPr="004B391A">
        <w:lastRenderedPageBreak/>
        <w:t>Pre-trained models, such as large language models or computer vision models, offer a cost-effective solution. They have already undergone extensive training on vast amounts of data, so they require less computational resources and time for fine-tuning or transfer learning. However, these pre-trained models might not always achieve the desired level of accuracy or performance for specific tasks or domains.</w:t>
      </w:r>
    </w:p>
    <w:p w14:paraId="46F818D8" w14:textId="48D34AA4" w:rsidR="004B391A" w:rsidRDefault="004B391A" w:rsidP="004B391A">
      <w:r w:rsidRPr="004B391A">
        <w:t>Pursuing a more customized approach, such as training a model from scratch or heavily fine-tuning a pre-trained model, can potentially yield higher accuracy and better performance tailored to the specific use case. However, this customization comes at a higher cost in terms of computational resources, data acquisition, and specialized expertise required for training and optimization.</w:t>
      </w:r>
    </w:p>
    <w:p w14:paraId="6839843B" w14:textId="77777777" w:rsidR="004B391A" w:rsidRPr="004B391A" w:rsidRDefault="004B391A" w:rsidP="004B391A"/>
    <w:p w14:paraId="131B262F" w14:textId="13DB571B" w:rsidR="004B391A" w:rsidRPr="006C6484" w:rsidRDefault="006C6484" w:rsidP="006C6484">
      <w:pPr>
        <w:pStyle w:val="ListParagraph"/>
        <w:numPr>
          <w:ilvl w:val="1"/>
          <w:numId w:val="19"/>
        </w:numPr>
        <w:rPr>
          <w:b/>
          <w:bCs/>
          <w:sz w:val="28"/>
          <w:szCs w:val="28"/>
        </w:rPr>
      </w:pPr>
      <w:r w:rsidRPr="006C6484">
        <w:rPr>
          <w:b/>
          <w:bCs/>
          <w:sz w:val="28"/>
          <w:szCs w:val="28"/>
        </w:rPr>
        <w:t>Evaluating foundation model performance</w:t>
      </w:r>
    </w:p>
    <w:p w14:paraId="7356AF07" w14:textId="65384375" w:rsidR="004B391A" w:rsidRDefault="006C6484" w:rsidP="004B391A">
      <w:pPr>
        <w:rPr>
          <w:b/>
          <w:bCs/>
        </w:rPr>
      </w:pPr>
      <w:r w:rsidRPr="006C6484">
        <w:rPr>
          <w:b/>
          <w:bCs/>
        </w:rPr>
        <w:t>Types of evaluation methods</w:t>
      </w:r>
    </w:p>
    <w:p w14:paraId="5A477EFB" w14:textId="08A1C001" w:rsidR="006C6484" w:rsidRPr="006C6484" w:rsidRDefault="006C6484" w:rsidP="006C6484">
      <w:pPr>
        <w:pStyle w:val="ListParagraph"/>
        <w:numPr>
          <w:ilvl w:val="0"/>
          <w:numId w:val="20"/>
        </w:numPr>
      </w:pPr>
      <w:r w:rsidRPr="006C6484">
        <w:rPr>
          <w:b/>
          <w:bCs/>
        </w:rPr>
        <w:t>Human Evaluation</w:t>
      </w:r>
    </w:p>
    <w:p w14:paraId="48F28143" w14:textId="7D830FC5" w:rsidR="006C6484" w:rsidRDefault="006C6484" w:rsidP="006C6484">
      <w:r w:rsidRPr="006C6484">
        <w:t>Human evaluation involves having humans interact with the foundation model and assess its performance based on specific criteria. This can involve tasks such as open-ended conversations, question-answering, text generation, or other specific use cases. Human evaluators can provide qualitative feedback on factors like coherence, relevance, factuality, and overall quality of the model's outputs. Although human evaluation is often considered the gold standard, it can be time consuming and expensive, especially for large-scale evaluations.</w:t>
      </w:r>
    </w:p>
    <w:p w14:paraId="77263E60" w14:textId="0C048BE4" w:rsidR="006C6484" w:rsidRDefault="006C6484" w:rsidP="006C6484">
      <w:pPr>
        <w:pStyle w:val="ListParagraph"/>
        <w:numPr>
          <w:ilvl w:val="0"/>
          <w:numId w:val="20"/>
        </w:numPr>
        <w:rPr>
          <w:b/>
          <w:bCs/>
        </w:rPr>
      </w:pPr>
      <w:r w:rsidRPr="006C6484">
        <w:rPr>
          <w:b/>
          <w:bCs/>
        </w:rPr>
        <w:t>Benchmark Datasets</w:t>
      </w:r>
    </w:p>
    <w:p w14:paraId="73EBF57C" w14:textId="4CBB594D" w:rsidR="006C6484" w:rsidRDefault="006C6484" w:rsidP="006C6484">
      <w:r w:rsidRPr="006C6484">
        <w:t>Benchmark datasets are curated collections of data designed specifically for evaluating the performance of language models or other AI systems. These datasets often consist of carefully selected examples or tasks that cover a wide range of topics, complexities, and linguistic phenomena. Models are evaluated by running them on these benchmark datasets and measuring their performance using predefined metrics or tasks.</w:t>
      </w:r>
    </w:p>
    <w:p w14:paraId="0D91C8F4" w14:textId="77777777" w:rsidR="006C6484" w:rsidRPr="006C6484" w:rsidRDefault="006C6484" w:rsidP="006C6484">
      <w:r w:rsidRPr="006C6484">
        <w:t>Some popular benchmark datasets for natural language processing tasks include the following:</w:t>
      </w:r>
    </w:p>
    <w:p w14:paraId="2CD6F3D6" w14:textId="77777777" w:rsidR="006C6484" w:rsidRPr="006C6484" w:rsidRDefault="006C6484" w:rsidP="006C6484">
      <w:pPr>
        <w:numPr>
          <w:ilvl w:val="0"/>
          <w:numId w:val="21"/>
        </w:numPr>
      </w:pPr>
      <w:r w:rsidRPr="006C6484">
        <w:t>The General Language Understanding Evaluation (GLUE) benchmark is a collection of datasets for evaluating language understanding tasks like text classification, question answering, and natural language inference.</w:t>
      </w:r>
    </w:p>
    <w:p w14:paraId="4D551F40" w14:textId="77777777" w:rsidR="006C6484" w:rsidRPr="006C6484" w:rsidRDefault="006C6484" w:rsidP="006C6484">
      <w:pPr>
        <w:numPr>
          <w:ilvl w:val="0"/>
          <w:numId w:val="21"/>
        </w:numPr>
      </w:pPr>
      <w:proofErr w:type="spellStart"/>
      <w:r w:rsidRPr="006C6484">
        <w:t>SuperGLUE</w:t>
      </w:r>
      <w:proofErr w:type="spellEnd"/>
      <w:r w:rsidRPr="006C6484">
        <w:t xml:space="preserve"> is an extension of GLUE with more challenging tasks and a focus on compositional language understanding.</w:t>
      </w:r>
    </w:p>
    <w:p w14:paraId="559CB12A" w14:textId="77777777" w:rsidR="006C6484" w:rsidRPr="006C6484" w:rsidRDefault="006C6484" w:rsidP="006C6484">
      <w:pPr>
        <w:numPr>
          <w:ilvl w:val="0"/>
          <w:numId w:val="21"/>
        </w:numPr>
      </w:pPr>
      <w:r w:rsidRPr="006C6484">
        <w:t>Stanford Question Answering Dataset (</w:t>
      </w:r>
      <w:proofErr w:type="spellStart"/>
      <w:r w:rsidRPr="006C6484">
        <w:t>SQuAD</w:t>
      </w:r>
      <w:proofErr w:type="spellEnd"/>
      <w:r w:rsidRPr="006C6484">
        <w:t>) is a dataset for evaluating question-answering capabilities.</w:t>
      </w:r>
    </w:p>
    <w:p w14:paraId="77458D11" w14:textId="77777777" w:rsidR="006C6484" w:rsidRPr="006C6484" w:rsidRDefault="006C6484" w:rsidP="006C6484">
      <w:pPr>
        <w:numPr>
          <w:ilvl w:val="0"/>
          <w:numId w:val="21"/>
        </w:numPr>
      </w:pPr>
      <w:r w:rsidRPr="006C6484">
        <w:lastRenderedPageBreak/>
        <w:t>Workshop on Machine Translation (WMT) is a series of datasets and tasks for evaluating machine translation systems.</w:t>
      </w:r>
    </w:p>
    <w:p w14:paraId="0815C982" w14:textId="4F0B90D2" w:rsidR="006C6484" w:rsidRPr="006C6484" w:rsidRDefault="006C6484" w:rsidP="006C6484">
      <w:pPr>
        <w:pStyle w:val="ListParagraph"/>
        <w:numPr>
          <w:ilvl w:val="0"/>
          <w:numId w:val="20"/>
        </w:numPr>
      </w:pPr>
      <w:r w:rsidRPr="006C6484">
        <w:rPr>
          <w:b/>
          <w:bCs/>
        </w:rPr>
        <w:t>Automated metrics:</w:t>
      </w:r>
    </w:p>
    <w:p w14:paraId="46E03161" w14:textId="77777777" w:rsidR="006C6484" w:rsidRPr="006C6484" w:rsidRDefault="006C6484" w:rsidP="006C6484">
      <w:r w:rsidRPr="006C6484">
        <w:t>Although human evaluation is considered the gold standard, automated metrics can provide a quick and scalable way to evaluate foundation model performance. These metrics typically measure specific aspects of the model's outputs, such as the following:</w:t>
      </w:r>
    </w:p>
    <w:p w14:paraId="21D33613" w14:textId="77777777" w:rsidR="006C6484" w:rsidRPr="006C6484" w:rsidRDefault="006C6484" w:rsidP="006C6484">
      <w:pPr>
        <w:numPr>
          <w:ilvl w:val="0"/>
          <w:numId w:val="22"/>
        </w:numPr>
      </w:pPr>
      <w:r w:rsidRPr="006C6484">
        <w:t>Perplexity (a measure of how well the model predicts the next token)</w:t>
      </w:r>
    </w:p>
    <w:p w14:paraId="3ECE3697" w14:textId="6D6BCB72" w:rsidR="006C6484" w:rsidRPr="006C6484" w:rsidRDefault="006C6484" w:rsidP="006C6484">
      <w:pPr>
        <w:numPr>
          <w:ilvl w:val="0"/>
          <w:numId w:val="22"/>
        </w:numPr>
      </w:pPr>
      <w:r w:rsidRPr="006C6484">
        <w:t>BLEU score (for evaluating machine translation)</w:t>
      </w:r>
      <w:r>
        <w:t xml:space="preserve"> [</w:t>
      </w:r>
      <w:r w:rsidRPr="006C6484">
        <w:t> It measures how closely a machine-generated translation matches one or more human-written reference translations.</w:t>
      </w:r>
      <w:r>
        <w:t>]</w:t>
      </w:r>
    </w:p>
    <w:p w14:paraId="081127D5" w14:textId="77777777" w:rsidR="006C6484" w:rsidRPr="006C6484" w:rsidRDefault="006C6484" w:rsidP="006C6484">
      <w:pPr>
        <w:numPr>
          <w:ilvl w:val="0"/>
          <w:numId w:val="22"/>
        </w:numPr>
      </w:pPr>
      <w:r w:rsidRPr="006C6484">
        <w:t>F1 score (for evaluating classification or entity recognition tasks)</w:t>
      </w:r>
    </w:p>
    <w:p w14:paraId="10733D66" w14:textId="5261C0CB" w:rsidR="006C6484" w:rsidRDefault="006C6484" w:rsidP="006C6484">
      <w:pPr>
        <w:rPr>
          <w:b/>
          <w:bCs/>
        </w:rPr>
      </w:pPr>
      <w:r w:rsidRPr="006C6484">
        <w:rPr>
          <w:b/>
          <w:bCs/>
        </w:rPr>
        <w:t>Relevant metrics</w:t>
      </w:r>
      <w:r>
        <w:rPr>
          <w:b/>
          <w:bCs/>
        </w:rPr>
        <w:t>:</w:t>
      </w:r>
    </w:p>
    <w:p w14:paraId="7F570023" w14:textId="511B409B" w:rsidR="006C6484" w:rsidRDefault="006C6484" w:rsidP="006C6484">
      <w:r w:rsidRPr="006C6484">
        <w:t xml:space="preserve">Metrics like ROUGE, BLEU, and </w:t>
      </w:r>
      <w:proofErr w:type="spellStart"/>
      <w:r w:rsidRPr="006C6484">
        <w:t>BERTScore</w:t>
      </w:r>
      <w:proofErr w:type="spellEnd"/>
      <w:r w:rsidRPr="006C6484">
        <w:t xml:space="preserve"> provide an initial assessment of the foundation model's capabilities.</w:t>
      </w:r>
    </w:p>
    <w:p w14:paraId="636DFA91" w14:textId="723E6B0A" w:rsidR="006C6484" w:rsidRPr="006C6484" w:rsidRDefault="006C6484" w:rsidP="006C6484">
      <w:pPr>
        <w:rPr>
          <w:b/>
          <w:bCs/>
        </w:rPr>
      </w:pPr>
      <w:r w:rsidRPr="006C6484">
        <w:rPr>
          <w:b/>
          <w:bCs/>
        </w:rPr>
        <w:t xml:space="preserve">ROUGE (Recall Oriented Understudy for </w:t>
      </w:r>
      <w:proofErr w:type="spellStart"/>
      <w:r w:rsidRPr="006C6484">
        <w:rPr>
          <w:b/>
          <w:bCs/>
        </w:rPr>
        <w:t>Gisting</w:t>
      </w:r>
      <w:proofErr w:type="spellEnd"/>
      <w:r w:rsidRPr="006C6484">
        <w:rPr>
          <w:b/>
          <w:bCs/>
        </w:rPr>
        <w:t xml:space="preserve"> Evaluation)</w:t>
      </w:r>
    </w:p>
    <w:p w14:paraId="5950D36A" w14:textId="0286AB1D" w:rsidR="006C6484" w:rsidRDefault="006C6484" w:rsidP="006C6484">
      <w:r w:rsidRPr="006C6484">
        <w:t> </w:t>
      </w:r>
      <w:r w:rsidR="00421CE9" w:rsidRPr="00421CE9">
        <w:t>ROUGE is a widely used metric for evaluating text summarization systems.</w:t>
      </w:r>
      <w:r w:rsidR="00421CE9">
        <w:t xml:space="preserve"> </w:t>
      </w:r>
      <w:r w:rsidR="00421CE9" w:rsidRPr="00421CE9">
        <w:t xml:space="preserve"> It measures the overlap between the generated </w:t>
      </w:r>
      <w:del w:id="0" w:author="Bipasna Dulal" w:date="2026-04-15T17:23:00Z" w16du:dateUtc="2026-04-15T11:38:00Z">
        <w:r w:rsidR="00421CE9" w:rsidRPr="00421CE9" w:rsidDel="00421CE9">
          <w:delText xml:space="preserve">summaries </w:delText>
        </w:r>
      </w:del>
      <w:ins w:id="1" w:author="Bipasna Dulal" w:date="2026-04-15T17:23:00Z" w16du:dateUtc="2026-04-15T11:38:00Z">
        <w:r w:rsidR="00421CE9">
          <w:t>text</w:t>
        </w:r>
        <w:r w:rsidR="00421CE9" w:rsidRPr="00421CE9">
          <w:t xml:space="preserve"> </w:t>
        </w:r>
      </w:ins>
      <w:r w:rsidR="00421CE9" w:rsidRPr="00421CE9">
        <w:t xml:space="preserve">and reference </w:t>
      </w:r>
      <w:del w:id="2" w:author="Bipasna Dulal" w:date="2026-04-15T17:23:00Z" w16du:dateUtc="2026-04-15T11:38:00Z">
        <w:r w:rsidR="00421CE9" w:rsidRPr="00421CE9" w:rsidDel="00421CE9">
          <w:delText>summaries</w:delText>
        </w:r>
      </w:del>
      <w:ins w:id="3" w:author="Bipasna Dulal" w:date="2026-04-15T17:23:00Z" w16du:dateUtc="2026-04-15T11:38:00Z">
        <w:r w:rsidR="00421CE9">
          <w:t xml:space="preserve">text. </w:t>
        </w:r>
      </w:ins>
      <w:r w:rsidRPr="006C6484">
        <w:t>It measures how much of the important information from the reference text is captured in the generated output. The final ROUGE score ranges from 0 to 1, where higher values indicate better content coverage and similarity to the reference text.</w:t>
      </w:r>
    </w:p>
    <w:p w14:paraId="5CA0F13C" w14:textId="5D117AA2" w:rsidR="00421CE9" w:rsidRDefault="00421CE9" w:rsidP="00421CE9">
      <w:pPr>
        <w:rPr>
          <w:b/>
          <w:bCs/>
        </w:rPr>
      </w:pPr>
      <w:r w:rsidRPr="00421CE9">
        <w:rPr>
          <w:b/>
          <w:bCs/>
        </w:rPr>
        <w:t>BLEU (Bilingual Evaluation Understudy)</w:t>
      </w:r>
    </w:p>
    <w:p w14:paraId="7E75F0B2" w14:textId="315FA9D4" w:rsidR="00421CE9" w:rsidRDefault="00421CE9" w:rsidP="00421CE9">
      <w:r w:rsidRPr="00421CE9">
        <w:t>It measures how closely a machine-generated translation matches one or more human-written reference translations. The basic idea is that the more similar the candidate text is to the reference text, the better the translation quality.</w:t>
      </w:r>
    </w:p>
    <w:p w14:paraId="6219B738" w14:textId="10E3B6F0" w:rsidR="00421CE9" w:rsidRDefault="00421CE9" w:rsidP="00421CE9">
      <w:pPr>
        <w:rPr>
          <w:b/>
          <w:bCs/>
        </w:rPr>
      </w:pPr>
      <w:proofErr w:type="spellStart"/>
      <w:r w:rsidRPr="00421CE9">
        <w:rPr>
          <w:b/>
          <w:bCs/>
        </w:rPr>
        <w:t>BERTScore</w:t>
      </w:r>
      <w:proofErr w:type="spellEnd"/>
      <w:r>
        <w:rPr>
          <w:b/>
          <w:bCs/>
        </w:rPr>
        <w:t xml:space="preserve"> (</w:t>
      </w:r>
      <w:r w:rsidRPr="00421CE9">
        <w:rPr>
          <w:b/>
          <w:bCs/>
        </w:rPr>
        <w:t>Bidirectional Encoder Representations from Transformers</w:t>
      </w:r>
      <w:r>
        <w:rPr>
          <w:b/>
          <w:bCs/>
        </w:rPr>
        <w:t>)</w:t>
      </w:r>
    </w:p>
    <w:p w14:paraId="55B0CE66" w14:textId="554EFDF1" w:rsidR="00421CE9" w:rsidRDefault="00421CE9" w:rsidP="00421CE9">
      <w:pPr>
        <w:rPr>
          <w:ins w:id="4" w:author="Bipasna Dulal" w:date="2026-04-15T17:24:00Z" w16du:dateUtc="2026-04-15T11:39:00Z"/>
        </w:rPr>
      </w:pPr>
      <w:proofErr w:type="spellStart"/>
      <w:r w:rsidRPr="00421CE9">
        <w:t>BERTScore</w:t>
      </w:r>
      <w:proofErr w:type="spellEnd"/>
      <w:r w:rsidRPr="00421CE9">
        <w:t xml:space="preserve"> is a metric that evaluates the semantic similarity between a generated text and one or more reference texts.</w:t>
      </w:r>
      <w:r>
        <w:t xml:space="preserve"> </w:t>
      </w:r>
      <w:r w:rsidRPr="00421CE9">
        <w:t>It uses pre-trained Bidirectional Encoder Representations from Transformers (BERT) models to compute contextualized embeddings for the input texts, and then calculates the cosine similarity between them.</w:t>
      </w:r>
    </w:p>
    <w:p w14:paraId="1A64E1BB" w14:textId="489EA181" w:rsidR="00923053" w:rsidRDefault="00923053" w:rsidP="00923053"/>
    <w:p w14:paraId="2ADD01BD" w14:textId="77777777" w:rsidR="00923053" w:rsidRDefault="00923053" w:rsidP="00923053"/>
    <w:p w14:paraId="6196EB8D" w14:textId="77777777" w:rsidR="00923053" w:rsidRDefault="00923053" w:rsidP="00923053"/>
    <w:p w14:paraId="6289FF44" w14:textId="77777777" w:rsidR="00923053" w:rsidRDefault="00923053" w:rsidP="00923053"/>
    <w:p w14:paraId="617E1DCD" w14:textId="788ECBAA" w:rsidR="00923053" w:rsidRDefault="00923053" w:rsidP="00923053">
      <w:pPr>
        <w:pStyle w:val="ListParagraph"/>
        <w:numPr>
          <w:ilvl w:val="0"/>
          <w:numId w:val="23"/>
        </w:numPr>
        <w:rPr>
          <w:b/>
          <w:bCs/>
          <w:sz w:val="32"/>
          <w:szCs w:val="32"/>
        </w:rPr>
      </w:pPr>
      <w:r w:rsidRPr="00923053">
        <w:rPr>
          <w:b/>
          <w:bCs/>
          <w:sz w:val="32"/>
          <w:szCs w:val="32"/>
        </w:rPr>
        <w:lastRenderedPageBreak/>
        <w:t>Deploying the applications</w:t>
      </w:r>
    </w:p>
    <w:p w14:paraId="07EA3215" w14:textId="4260EA16" w:rsidR="00923053" w:rsidRPr="00923053" w:rsidRDefault="00923053" w:rsidP="00923053">
      <w:r w:rsidRPr="00923053">
        <w:t>The deployment phase of the generative AI lifecycle ensures that the trained model is successfully integrated into the target environment for practical use. During this phase, careful consideration is given to factors such as system architecture, scalability, security, and user experience to ensure a seamless and efficient deployment.</w:t>
      </w:r>
    </w:p>
    <w:sectPr w:rsidR="00923053" w:rsidRPr="00923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64FE8"/>
    <w:multiLevelType w:val="hybridMultilevel"/>
    <w:tmpl w:val="93A210CE"/>
    <w:lvl w:ilvl="0" w:tplc="4F420C7A">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31330A"/>
    <w:multiLevelType w:val="hybridMultilevel"/>
    <w:tmpl w:val="C944B830"/>
    <w:lvl w:ilvl="0" w:tplc="460E0E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255CF"/>
    <w:multiLevelType w:val="multilevel"/>
    <w:tmpl w:val="6470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70106"/>
    <w:multiLevelType w:val="multilevel"/>
    <w:tmpl w:val="D59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D08EF"/>
    <w:multiLevelType w:val="hybridMultilevel"/>
    <w:tmpl w:val="B6AA0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B1A31"/>
    <w:multiLevelType w:val="multilevel"/>
    <w:tmpl w:val="0AEC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07027"/>
    <w:multiLevelType w:val="multilevel"/>
    <w:tmpl w:val="B1D4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3365A"/>
    <w:multiLevelType w:val="multilevel"/>
    <w:tmpl w:val="C9AC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D201B8"/>
    <w:multiLevelType w:val="multilevel"/>
    <w:tmpl w:val="591E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45A01"/>
    <w:multiLevelType w:val="multilevel"/>
    <w:tmpl w:val="4A4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31D45"/>
    <w:multiLevelType w:val="multilevel"/>
    <w:tmpl w:val="2178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1527B"/>
    <w:multiLevelType w:val="multilevel"/>
    <w:tmpl w:val="E80E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B32BC"/>
    <w:multiLevelType w:val="hybridMultilevel"/>
    <w:tmpl w:val="33886FCC"/>
    <w:lvl w:ilvl="0" w:tplc="3DCC347E">
      <w:start w:val="1"/>
      <w:numFmt w:val="decimal"/>
      <w:lvlText w:val="CHAPTER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980AF2"/>
    <w:multiLevelType w:val="multilevel"/>
    <w:tmpl w:val="5026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8E242A"/>
    <w:multiLevelType w:val="multilevel"/>
    <w:tmpl w:val="1D2E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A0979"/>
    <w:multiLevelType w:val="multilevel"/>
    <w:tmpl w:val="1976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265B9"/>
    <w:multiLevelType w:val="multilevel"/>
    <w:tmpl w:val="1D163F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511E4"/>
    <w:multiLevelType w:val="multilevel"/>
    <w:tmpl w:val="29AC075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B404376"/>
    <w:multiLevelType w:val="multilevel"/>
    <w:tmpl w:val="995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D30D7A"/>
    <w:multiLevelType w:val="multilevel"/>
    <w:tmpl w:val="8A80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31259"/>
    <w:multiLevelType w:val="hybridMultilevel"/>
    <w:tmpl w:val="663C8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30442E"/>
    <w:multiLevelType w:val="multilevel"/>
    <w:tmpl w:val="A942CF0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175DA"/>
    <w:multiLevelType w:val="multilevel"/>
    <w:tmpl w:val="047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22957">
    <w:abstractNumId w:val="12"/>
  </w:num>
  <w:num w:numId="2" w16cid:durableId="798957441">
    <w:abstractNumId w:val="17"/>
  </w:num>
  <w:num w:numId="3" w16cid:durableId="2077504829">
    <w:abstractNumId w:val="3"/>
  </w:num>
  <w:num w:numId="4" w16cid:durableId="458037726">
    <w:abstractNumId w:val="4"/>
  </w:num>
  <w:num w:numId="5" w16cid:durableId="1659580312">
    <w:abstractNumId w:val="6"/>
  </w:num>
  <w:num w:numId="6" w16cid:durableId="841896201">
    <w:abstractNumId w:val="15"/>
  </w:num>
  <w:num w:numId="7" w16cid:durableId="946084300">
    <w:abstractNumId w:val="11"/>
  </w:num>
  <w:num w:numId="8" w16cid:durableId="533927593">
    <w:abstractNumId w:val="8"/>
  </w:num>
  <w:num w:numId="9" w16cid:durableId="1142112391">
    <w:abstractNumId w:val="9"/>
  </w:num>
  <w:num w:numId="10" w16cid:durableId="2073697750">
    <w:abstractNumId w:val="22"/>
  </w:num>
  <w:num w:numId="11" w16cid:durableId="1239555672">
    <w:abstractNumId w:val="19"/>
  </w:num>
  <w:num w:numId="12" w16cid:durableId="220361347">
    <w:abstractNumId w:val="16"/>
  </w:num>
  <w:num w:numId="13" w16cid:durableId="670328870">
    <w:abstractNumId w:val="10"/>
  </w:num>
  <w:num w:numId="14" w16cid:durableId="1408109055">
    <w:abstractNumId w:val="20"/>
  </w:num>
  <w:num w:numId="15" w16cid:durableId="885067678">
    <w:abstractNumId w:val="14"/>
  </w:num>
  <w:num w:numId="16" w16cid:durableId="427045565">
    <w:abstractNumId w:val="5"/>
  </w:num>
  <w:num w:numId="17" w16cid:durableId="358362110">
    <w:abstractNumId w:val="7"/>
  </w:num>
  <w:num w:numId="18" w16cid:durableId="699090381">
    <w:abstractNumId w:val="2"/>
  </w:num>
  <w:num w:numId="19" w16cid:durableId="2125075089">
    <w:abstractNumId w:val="21"/>
  </w:num>
  <w:num w:numId="20" w16cid:durableId="275479457">
    <w:abstractNumId w:val="1"/>
  </w:num>
  <w:num w:numId="21" w16cid:durableId="728111813">
    <w:abstractNumId w:val="13"/>
  </w:num>
  <w:num w:numId="22" w16cid:durableId="2068986678">
    <w:abstractNumId w:val="18"/>
  </w:num>
  <w:num w:numId="23" w16cid:durableId="19922533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ipasna Dulal">
    <w15:presenceInfo w15:providerId="Windows Live" w15:userId="73bee4c58c0999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C6"/>
    <w:rsid w:val="000C6163"/>
    <w:rsid w:val="00323D2D"/>
    <w:rsid w:val="00421CE9"/>
    <w:rsid w:val="004B391A"/>
    <w:rsid w:val="004C1063"/>
    <w:rsid w:val="004D5284"/>
    <w:rsid w:val="004F6DD9"/>
    <w:rsid w:val="005E07FE"/>
    <w:rsid w:val="006B65B4"/>
    <w:rsid w:val="006C6484"/>
    <w:rsid w:val="006C6AD0"/>
    <w:rsid w:val="00835FC6"/>
    <w:rsid w:val="008D1238"/>
    <w:rsid w:val="00923053"/>
    <w:rsid w:val="00AC648B"/>
    <w:rsid w:val="00B03AF9"/>
    <w:rsid w:val="00B11048"/>
    <w:rsid w:val="00B42123"/>
    <w:rsid w:val="00B80BFB"/>
    <w:rsid w:val="00BA6731"/>
    <w:rsid w:val="00C276F1"/>
    <w:rsid w:val="00C36325"/>
    <w:rsid w:val="00F7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2D11D"/>
  <w15:chartTrackingRefBased/>
  <w15:docId w15:val="{C7FA1AD2-5E7F-47A1-B015-09A2E627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325"/>
    <w:rPr>
      <w:rFonts w:ascii="Times New Roman" w:hAnsi="Times New Roman"/>
    </w:rPr>
  </w:style>
  <w:style w:type="paragraph" w:styleId="Heading1">
    <w:name w:val="heading 1"/>
    <w:basedOn w:val="Normal"/>
    <w:next w:val="Normal"/>
    <w:link w:val="Heading1Char"/>
    <w:uiPriority w:val="9"/>
    <w:qFormat/>
    <w:rsid w:val="00B42123"/>
    <w:pPr>
      <w:keepNext/>
      <w:keepLines/>
      <w:numPr>
        <w:numId w:val="2"/>
      </w:numPr>
      <w:spacing w:before="240" w:after="0" w:line="240" w:lineRule="auto"/>
      <w:ind w:left="1800" w:hanging="36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semiHidden/>
    <w:unhideWhenUsed/>
    <w:qFormat/>
    <w:rsid w:val="00835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F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F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F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2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835F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F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F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F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FC6"/>
    <w:rPr>
      <w:rFonts w:eastAsiaTheme="majorEastAsia" w:cstheme="majorBidi"/>
      <w:color w:val="272727" w:themeColor="text1" w:themeTint="D8"/>
    </w:rPr>
  </w:style>
  <w:style w:type="paragraph" w:styleId="Title">
    <w:name w:val="Title"/>
    <w:basedOn w:val="Normal"/>
    <w:next w:val="Normal"/>
    <w:link w:val="TitleChar"/>
    <w:uiPriority w:val="10"/>
    <w:qFormat/>
    <w:rsid w:val="00835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FC6"/>
    <w:pPr>
      <w:spacing w:before="160"/>
      <w:jc w:val="center"/>
    </w:pPr>
    <w:rPr>
      <w:i/>
      <w:iCs/>
      <w:color w:val="404040" w:themeColor="text1" w:themeTint="BF"/>
    </w:rPr>
  </w:style>
  <w:style w:type="character" w:customStyle="1" w:styleId="QuoteChar">
    <w:name w:val="Quote Char"/>
    <w:basedOn w:val="DefaultParagraphFont"/>
    <w:link w:val="Quote"/>
    <w:uiPriority w:val="29"/>
    <w:rsid w:val="00835FC6"/>
    <w:rPr>
      <w:i/>
      <w:iCs/>
      <w:color w:val="404040" w:themeColor="text1" w:themeTint="BF"/>
    </w:rPr>
  </w:style>
  <w:style w:type="paragraph" w:styleId="ListParagraph">
    <w:name w:val="List Paragraph"/>
    <w:basedOn w:val="Normal"/>
    <w:uiPriority w:val="34"/>
    <w:qFormat/>
    <w:rsid w:val="00835FC6"/>
    <w:pPr>
      <w:ind w:left="720"/>
      <w:contextualSpacing/>
    </w:pPr>
  </w:style>
  <w:style w:type="character" w:styleId="IntenseEmphasis">
    <w:name w:val="Intense Emphasis"/>
    <w:basedOn w:val="DefaultParagraphFont"/>
    <w:uiPriority w:val="21"/>
    <w:qFormat/>
    <w:rsid w:val="00835FC6"/>
    <w:rPr>
      <w:i/>
      <w:iCs/>
      <w:color w:val="2F5496" w:themeColor="accent1" w:themeShade="BF"/>
    </w:rPr>
  </w:style>
  <w:style w:type="paragraph" w:styleId="IntenseQuote">
    <w:name w:val="Intense Quote"/>
    <w:basedOn w:val="Normal"/>
    <w:next w:val="Normal"/>
    <w:link w:val="IntenseQuoteChar"/>
    <w:uiPriority w:val="30"/>
    <w:qFormat/>
    <w:rsid w:val="00835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FC6"/>
    <w:rPr>
      <w:i/>
      <w:iCs/>
      <w:color w:val="2F5496" w:themeColor="accent1" w:themeShade="BF"/>
    </w:rPr>
  </w:style>
  <w:style w:type="character" w:styleId="IntenseReference">
    <w:name w:val="Intense Reference"/>
    <w:basedOn w:val="DefaultParagraphFont"/>
    <w:uiPriority w:val="32"/>
    <w:qFormat/>
    <w:rsid w:val="00835FC6"/>
    <w:rPr>
      <w:b/>
      <w:bCs/>
      <w:smallCaps/>
      <w:color w:val="2F5496" w:themeColor="accent1" w:themeShade="BF"/>
      <w:spacing w:val="5"/>
    </w:rPr>
  </w:style>
  <w:style w:type="paragraph" w:styleId="Revision">
    <w:name w:val="Revision"/>
    <w:hidden/>
    <w:uiPriority w:val="99"/>
    <w:semiHidden/>
    <w:rsid w:val="00421CE9"/>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80717">
      <w:bodyDiv w:val="1"/>
      <w:marLeft w:val="0"/>
      <w:marRight w:val="0"/>
      <w:marTop w:val="0"/>
      <w:marBottom w:val="0"/>
      <w:divBdr>
        <w:top w:val="none" w:sz="0" w:space="0" w:color="auto"/>
        <w:left w:val="none" w:sz="0" w:space="0" w:color="auto"/>
        <w:bottom w:val="none" w:sz="0" w:space="0" w:color="auto"/>
        <w:right w:val="none" w:sz="0" w:space="0" w:color="auto"/>
      </w:divBdr>
      <w:divsChild>
        <w:div w:id="908073370">
          <w:marLeft w:val="0"/>
          <w:marRight w:val="0"/>
          <w:marTop w:val="0"/>
          <w:marBottom w:val="0"/>
          <w:divBdr>
            <w:top w:val="none" w:sz="0" w:space="0" w:color="auto"/>
            <w:left w:val="none" w:sz="0" w:space="0" w:color="auto"/>
            <w:bottom w:val="none" w:sz="0" w:space="0" w:color="auto"/>
            <w:right w:val="none" w:sz="0" w:space="0" w:color="auto"/>
          </w:divBdr>
          <w:divsChild>
            <w:div w:id="1485929802">
              <w:marLeft w:val="0"/>
              <w:marRight w:val="0"/>
              <w:marTop w:val="0"/>
              <w:marBottom w:val="0"/>
              <w:divBdr>
                <w:top w:val="none" w:sz="0" w:space="0" w:color="auto"/>
                <w:left w:val="none" w:sz="0" w:space="0" w:color="auto"/>
                <w:bottom w:val="none" w:sz="0" w:space="0" w:color="auto"/>
                <w:right w:val="none" w:sz="0" w:space="0" w:color="auto"/>
              </w:divBdr>
              <w:divsChild>
                <w:div w:id="47266992">
                  <w:marLeft w:val="0"/>
                  <w:marRight w:val="0"/>
                  <w:marTop w:val="0"/>
                  <w:marBottom w:val="0"/>
                  <w:divBdr>
                    <w:top w:val="none" w:sz="0" w:space="0" w:color="auto"/>
                    <w:left w:val="none" w:sz="0" w:space="0" w:color="auto"/>
                    <w:bottom w:val="none" w:sz="0" w:space="0" w:color="auto"/>
                    <w:right w:val="none" w:sz="0" w:space="0" w:color="auto"/>
                  </w:divBdr>
                  <w:divsChild>
                    <w:div w:id="1434785537">
                      <w:marLeft w:val="0"/>
                      <w:marRight w:val="0"/>
                      <w:marTop w:val="0"/>
                      <w:marBottom w:val="0"/>
                      <w:divBdr>
                        <w:top w:val="none" w:sz="0" w:space="0" w:color="auto"/>
                        <w:left w:val="none" w:sz="0" w:space="0" w:color="auto"/>
                        <w:bottom w:val="none" w:sz="0" w:space="0" w:color="auto"/>
                        <w:right w:val="none" w:sz="0" w:space="0" w:color="auto"/>
                      </w:divBdr>
                      <w:divsChild>
                        <w:div w:id="657999135">
                          <w:marLeft w:val="0"/>
                          <w:marRight w:val="0"/>
                          <w:marTop w:val="0"/>
                          <w:marBottom w:val="0"/>
                          <w:divBdr>
                            <w:top w:val="none" w:sz="0" w:space="0" w:color="auto"/>
                            <w:left w:val="none" w:sz="0" w:space="0" w:color="auto"/>
                            <w:bottom w:val="none" w:sz="0" w:space="0" w:color="auto"/>
                            <w:right w:val="none" w:sz="0" w:space="0" w:color="auto"/>
                          </w:divBdr>
                          <w:divsChild>
                            <w:div w:id="326253363">
                              <w:marLeft w:val="0"/>
                              <w:marRight w:val="0"/>
                              <w:marTop w:val="0"/>
                              <w:marBottom w:val="0"/>
                              <w:divBdr>
                                <w:top w:val="none" w:sz="0" w:space="0" w:color="auto"/>
                                <w:left w:val="none" w:sz="0" w:space="0" w:color="auto"/>
                                <w:bottom w:val="none" w:sz="0" w:space="0" w:color="auto"/>
                                <w:right w:val="none" w:sz="0" w:space="0" w:color="auto"/>
                              </w:divBdr>
                            </w:div>
                            <w:div w:id="54861277">
                              <w:marLeft w:val="0"/>
                              <w:marRight w:val="0"/>
                              <w:marTop w:val="0"/>
                              <w:marBottom w:val="0"/>
                              <w:divBdr>
                                <w:top w:val="none" w:sz="0" w:space="0" w:color="auto"/>
                                <w:left w:val="none" w:sz="0" w:space="0" w:color="auto"/>
                                <w:bottom w:val="none" w:sz="0" w:space="0" w:color="auto"/>
                                <w:right w:val="none" w:sz="0" w:space="0" w:color="auto"/>
                              </w:divBdr>
                              <w:divsChild>
                                <w:div w:id="7161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776533">
          <w:marLeft w:val="0"/>
          <w:marRight w:val="0"/>
          <w:marTop w:val="0"/>
          <w:marBottom w:val="0"/>
          <w:divBdr>
            <w:top w:val="none" w:sz="0" w:space="0" w:color="auto"/>
            <w:left w:val="none" w:sz="0" w:space="0" w:color="auto"/>
            <w:bottom w:val="none" w:sz="0" w:space="0" w:color="auto"/>
            <w:right w:val="none" w:sz="0" w:space="0" w:color="auto"/>
          </w:divBdr>
          <w:divsChild>
            <w:div w:id="272591927">
              <w:marLeft w:val="0"/>
              <w:marRight w:val="0"/>
              <w:marTop w:val="0"/>
              <w:marBottom w:val="0"/>
              <w:divBdr>
                <w:top w:val="none" w:sz="0" w:space="0" w:color="auto"/>
                <w:left w:val="none" w:sz="0" w:space="0" w:color="auto"/>
                <w:bottom w:val="none" w:sz="0" w:space="0" w:color="auto"/>
                <w:right w:val="none" w:sz="0" w:space="0" w:color="auto"/>
              </w:divBdr>
              <w:divsChild>
                <w:div w:id="223444444">
                  <w:marLeft w:val="0"/>
                  <w:marRight w:val="0"/>
                  <w:marTop w:val="0"/>
                  <w:marBottom w:val="0"/>
                  <w:divBdr>
                    <w:top w:val="none" w:sz="0" w:space="0" w:color="auto"/>
                    <w:left w:val="none" w:sz="0" w:space="0" w:color="auto"/>
                    <w:bottom w:val="none" w:sz="0" w:space="0" w:color="auto"/>
                    <w:right w:val="none" w:sz="0" w:space="0" w:color="auto"/>
                  </w:divBdr>
                  <w:divsChild>
                    <w:div w:id="1085108659">
                      <w:marLeft w:val="0"/>
                      <w:marRight w:val="0"/>
                      <w:marTop w:val="0"/>
                      <w:marBottom w:val="0"/>
                      <w:divBdr>
                        <w:top w:val="none" w:sz="0" w:space="0" w:color="auto"/>
                        <w:left w:val="none" w:sz="0" w:space="0" w:color="auto"/>
                        <w:bottom w:val="none" w:sz="0" w:space="0" w:color="auto"/>
                        <w:right w:val="none" w:sz="0" w:space="0" w:color="auto"/>
                      </w:divBdr>
                      <w:divsChild>
                        <w:div w:id="1272668952">
                          <w:marLeft w:val="0"/>
                          <w:marRight w:val="0"/>
                          <w:marTop w:val="0"/>
                          <w:marBottom w:val="0"/>
                          <w:divBdr>
                            <w:top w:val="none" w:sz="0" w:space="0" w:color="auto"/>
                            <w:left w:val="none" w:sz="0" w:space="0" w:color="auto"/>
                            <w:bottom w:val="none" w:sz="0" w:space="0" w:color="auto"/>
                            <w:right w:val="none" w:sz="0" w:space="0" w:color="auto"/>
                          </w:divBdr>
                          <w:divsChild>
                            <w:div w:id="1152524077">
                              <w:marLeft w:val="0"/>
                              <w:marRight w:val="0"/>
                              <w:marTop w:val="0"/>
                              <w:marBottom w:val="0"/>
                              <w:divBdr>
                                <w:top w:val="none" w:sz="0" w:space="0" w:color="auto"/>
                                <w:left w:val="none" w:sz="0" w:space="0" w:color="auto"/>
                                <w:bottom w:val="none" w:sz="0" w:space="0" w:color="auto"/>
                                <w:right w:val="none" w:sz="0" w:space="0" w:color="auto"/>
                              </w:divBdr>
                            </w:div>
                            <w:div w:id="396368333">
                              <w:marLeft w:val="0"/>
                              <w:marRight w:val="0"/>
                              <w:marTop w:val="0"/>
                              <w:marBottom w:val="0"/>
                              <w:divBdr>
                                <w:top w:val="none" w:sz="0" w:space="0" w:color="auto"/>
                                <w:left w:val="none" w:sz="0" w:space="0" w:color="auto"/>
                                <w:bottom w:val="none" w:sz="0" w:space="0" w:color="auto"/>
                                <w:right w:val="none" w:sz="0" w:space="0" w:color="auto"/>
                              </w:divBdr>
                              <w:divsChild>
                                <w:div w:id="59822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77658">
          <w:marLeft w:val="0"/>
          <w:marRight w:val="0"/>
          <w:marTop w:val="0"/>
          <w:marBottom w:val="0"/>
          <w:divBdr>
            <w:top w:val="none" w:sz="0" w:space="0" w:color="auto"/>
            <w:left w:val="none" w:sz="0" w:space="0" w:color="auto"/>
            <w:bottom w:val="none" w:sz="0" w:space="0" w:color="auto"/>
            <w:right w:val="none" w:sz="0" w:space="0" w:color="auto"/>
          </w:divBdr>
          <w:divsChild>
            <w:div w:id="1708093498">
              <w:marLeft w:val="0"/>
              <w:marRight w:val="0"/>
              <w:marTop w:val="0"/>
              <w:marBottom w:val="0"/>
              <w:divBdr>
                <w:top w:val="none" w:sz="0" w:space="0" w:color="auto"/>
                <w:left w:val="none" w:sz="0" w:space="0" w:color="auto"/>
                <w:bottom w:val="none" w:sz="0" w:space="0" w:color="auto"/>
                <w:right w:val="none" w:sz="0" w:space="0" w:color="auto"/>
              </w:divBdr>
              <w:divsChild>
                <w:div w:id="2120637642">
                  <w:marLeft w:val="0"/>
                  <w:marRight w:val="0"/>
                  <w:marTop w:val="0"/>
                  <w:marBottom w:val="0"/>
                  <w:divBdr>
                    <w:top w:val="none" w:sz="0" w:space="0" w:color="auto"/>
                    <w:left w:val="none" w:sz="0" w:space="0" w:color="auto"/>
                    <w:bottom w:val="none" w:sz="0" w:space="0" w:color="auto"/>
                    <w:right w:val="none" w:sz="0" w:space="0" w:color="auto"/>
                  </w:divBdr>
                  <w:divsChild>
                    <w:div w:id="2077318661">
                      <w:marLeft w:val="0"/>
                      <w:marRight w:val="0"/>
                      <w:marTop w:val="0"/>
                      <w:marBottom w:val="0"/>
                      <w:divBdr>
                        <w:top w:val="none" w:sz="0" w:space="0" w:color="auto"/>
                        <w:left w:val="none" w:sz="0" w:space="0" w:color="auto"/>
                        <w:bottom w:val="none" w:sz="0" w:space="0" w:color="auto"/>
                        <w:right w:val="none" w:sz="0" w:space="0" w:color="auto"/>
                      </w:divBdr>
                      <w:divsChild>
                        <w:div w:id="738210886">
                          <w:marLeft w:val="0"/>
                          <w:marRight w:val="0"/>
                          <w:marTop w:val="0"/>
                          <w:marBottom w:val="0"/>
                          <w:divBdr>
                            <w:top w:val="none" w:sz="0" w:space="0" w:color="auto"/>
                            <w:left w:val="none" w:sz="0" w:space="0" w:color="auto"/>
                            <w:bottom w:val="none" w:sz="0" w:space="0" w:color="auto"/>
                            <w:right w:val="none" w:sz="0" w:space="0" w:color="auto"/>
                          </w:divBdr>
                          <w:divsChild>
                            <w:div w:id="1914197263">
                              <w:marLeft w:val="0"/>
                              <w:marRight w:val="0"/>
                              <w:marTop w:val="0"/>
                              <w:marBottom w:val="0"/>
                              <w:divBdr>
                                <w:top w:val="none" w:sz="0" w:space="0" w:color="auto"/>
                                <w:left w:val="none" w:sz="0" w:space="0" w:color="auto"/>
                                <w:bottom w:val="none" w:sz="0" w:space="0" w:color="auto"/>
                                <w:right w:val="none" w:sz="0" w:space="0" w:color="auto"/>
                              </w:divBdr>
                            </w:div>
                            <w:div w:id="879366173">
                              <w:marLeft w:val="0"/>
                              <w:marRight w:val="0"/>
                              <w:marTop w:val="0"/>
                              <w:marBottom w:val="0"/>
                              <w:divBdr>
                                <w:top w:val="none" w:sz="0" w:space="0" w:color="auto"/>
                                <w:left w:val="none" w:sz="0" w:space="0" w:color="auto"/>
                                <w:bottom w:val="none" w:sz="0" w:space="0" w:color="auto"/>
                                <w:right w:val="none" w:sz="0" w:space="0" w:color="auto"/>
                              </w:divBdr>
                              <w:divsChild>
                                <w:div w:id="11435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97000">
      <w:bodyDiv w:val="1"/>
      <w:marLeft w:val="0"/>
      <w:marRight w:val="0"/>
      <w:marTop w:val="0"/>
      <w:marBottom w:val="0"/>
      <w:divBdr>
        <w:top w:val="none" w:sz="0" w:space="0" w:color="auto"/>
        <w:left w:val="none" w:sz="0" w:space="0" w:color="auto"/>
        <w:bottom w:val="none" w:sz="0" w:space="0" w:color="auto"/>
        <w:right w:val="none" w:sz="0" w:space="0" w:color="auto"/>
      </w:divBdr>
      <w:divsChild>
        <w:div w:id="460926387">
          <w:marLeft w:val="0"/>
          <w:marRight w:val="0"/>
          <w:marTop w:val="0"/>
          <w:marBottom w:val="0"/>
          <w:divBdr>
            <w:top w:val="none" w:sz="0" w:space="0" w:color="auto"/>
            <w:left w:val="none" w:sz="0" w:space="0" w:color="auto"/>
            <w:bottom w:val="none" w:sz="0" w:space="0" w:color="auto"/>
            <w:right w:val="none" w:sz="0" w:space="0" w:color="auto"/>
          </w:divBdr>
          <w:divsChild>
            <w:div w:id="1150944537">
              <w:marLeft w:val="0"/>
              <w:marRight w:val="0"/>
              <w:marTop w:val="0"/>
              <w:marBottom w:val="0"/>
              <w:divBdr>
                <w:top w:val="none" w:sz="0" w:space="0" w:color="auto"/>
                <w:left w:val="none" w:sz="0" w:space="0" w:color="auto"/>
                <w:bottom w:val="none" w:sz="0" w:space="0" w:color="auto"/>
                <w:right w:val="none" w:sz="0" w:space="0" w:color="auto"/>
              </w:divBdr>
              <w:divsChild>
                <w:div w:id="16597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2634">
          <w:marLeft w:val="0"/>
          <w:marRight w:val="0"/>
          <w:marTop w:val="0"/>
          <w:marBottom w:val="0"/>
          <w:divBdr>
            <w:top w:val="none" w:sz="0" w:space="0" w:color="auto"/>
            <w:left w:val="none" w:sz="0" w:space="0" w:color="auto"/>
            <w:bottom w:val="none" w:sz="0" w:space="0" w:color="auto"/>
            <w:right w:val="none" w:sz="0" w:space="0" w:color="auto"/>
          </w:divBdr>
          <w:divsChild>
            <w:div w:id="102343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0262">
      <w:bodyDiv w:val="1"/>
      <w:marLeft w:val="0"/>
      <w:marRight w:val="0"/>
      <w:marTop w:val="0"/>
      <w:marBottom w:val="0"/>
      <w:divBdr>
        <w:top w:val="none" w:sz="0" w:space="0" w:color="auto"/>
        <w:left w:val="none" w:sz="0" w:space="0" w:color="auto"/>
        <w:bottom w:val="none" w:sz="0" w:space="0" w:color="auto"/>
        <w:right w:val="none" w:sz="0" w:space="0" w:color="auto"/>
      </w:divBdr>
      <w:divsChild>
        <w:div w:id="377896330">
          <w:marLeft w:val="0"/>
          <w:marRight w:val="0"/>
          <w:marTop w:val="0"/>
          <w:marBottom w:val="0"/>
          <w:divBdr>
            <w:top w:val="none" w:sz="0" w:space="0" w:color="auto"/>
            <w:left w:val="none" w:sz="0" w:space="0" w:color="auto"/>
            <w:bottom w:val="none" w:sz="0" w:space="0" w:color="auto"/>
            <w:right w:val="none" w:sz="0" w:space="0" w:color="auto"/>
          </w:divBdr>
          <w:divsChild>
            <w:div w:id="2000691209">
              <w:marLeft w:val="0"/>
              <w:marRight w:val="0"/>
              <w:marTop w:val="0"/>
              <w:marBottom w:val="0"/>
              <w:divBdr>
                <w:top w:val="none" w:sz="0" w:space="0" w:color="auto"/>
                <w:left w:val="none" w:sz="0" w:space="0" w:color="auto"/>
                <w:bottom w:val="none" w:sz="0" w:space="0" w:color="auto"/>
                <w:right w:val="none" w:sz="0" w:space="0" w:color="auto"/>
              </w:divBdr>
            </w:div>
          </w:divsChild>
        </w:div>
        <w:div w:id="51540730">
          <w:marLeft w:val="0"/>
          <w:marRight w:val="0"/>
          <w:marTop w:val="0"/>
          <w:marBottom w:val="0"/>
          <w:divBdr>
            <w:top w:val="none" w:sz="0" w:space="0" w:color="auto"/>
            <w:left w:val="none" w:sz="0" w:space="0" w:color="auto"/>
            <w:bottom w:val="none" w:sz="0" w:space="0" w:color="auto"/>
            <w:right w:val="none" w:sz="0" w:space="0" w:color="auto"/>
          </w:divBdr>
        </w:div>
      </w:divsChild>
    </w:div>
    <w:div w:id="98183386">
      <w:bodyDiv w:val="1"/>
      <w:marLeft w:val="0"/>
      <w:marRight w:val="0"/>
      <w:marTop w:val="0"/>
      <w:marBottom w:val="0"/>
      <w:divBdr>
        <w:top w:val="none" w:sz="0" w:space="0" w:color="auto"/>
        <w:left w:val="none" w:sz="0" w:space="0" w:color="auto"/>
        <w:bottom w:val="none" w:sz="0" w:space="0" w:color="auto"/>
        <w:right w:val="none" w:sz="0" w:space="0" w:color="auto"/>
      </w:divBdr>
    </w:div>
    <w:div w:id="112015537">
      <w:bodyDiv w:val="1"/>
      <w:marLeft w:val="0"/>
      <w:marRight w:val="0"/>
      <w:marTop w:val="0"/>
      <w:marBottom w:val="0"/>
      <w:divBdr>
        <w:top w:val="none" w:sz="0" w:space="0" w:color="auto"/>
        <w:left w:val="none" w:sz="0" w:space="0" w:color="auto"/>
        <w:bottom w:val="none" w:sz="0" w:space="0" w:color="auto"/>
        <w:right w:val="none" w:sz="0" w:space="0" w:color="auto"/>
      </w:divBdr>
      <w:divsChild>
        <w:div w:id="2090929573">
          <w:marLeft w:val="0"/>
          <w:marRight w:val="0"/>
          <w:marTop w:val="0"/>
          <w:marBottom w:val="0"/>
          <w:divBdr>
            <w:top w:val="none" w:sz="0" w:space="0" w:color="auto"/>
            <w:left w:val="none" w:sz="0" w:space="0" w:color="auto"/>
            <w:bottom w:val="none" w:sz="0" w:space="0" w:color="auto"/>
            <w:right w:val="none" w:sz="0" w:space="0" w:color="auto"/>
          </w:divBdr>
          <w:divsChild>
            <w:div w:id="693193703">
              <w:marLeft w:val="0"/>
              <w:marRight w:val="0"/>
              <w:marTop w:val="0"/>
              <w:marBottom w:val="0"/>
              <w:divBdr>
                <w:top w:val="none" w:sz="0" w:space="0" w:color="auto"/>
                <w:left w:val="none" w:sz="0" w:space="0" w:color="auto"/>
                <w:bottom w:val="none" w:sz="0" w:space="0" w:color="auto"/>
                <w:right w:val="none" w:sz="0" w:space="0" w:color="auto"/>
              </w:divBdr>
              <w:divsChild>
                <w:div w:id="44754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7321">
          <w:marLeft w:val="0"/>
          <w:marRight w:val="0"/>
          <w:marTop w:val="0"/>
          <w:marBottom w:val="0"/>
          <w:divBdr>
            <w:top w:val="none" w:sz="0" w:space="0" w:color="auto"/>
            <w:left w:val="none" w:sz="0" w:space="0" w:color="auto"/>
            <w:bottom w:val="none" w:sz="0" w:space="0" w:color="auto"/>
            <w:right w:val="none" w:sz="0" w:space="0" w:color="auto"/>
          </w:divBdr>
          <w:divsChild>
            <w:div w:id="55470175">
              <w:marLeft w:val="0"/>
              <w:marRight w:val="0"/>
              <w:marTop w:val="0"/>
              <w:marBottom w:val="0"/>
              <w:divBdr>
                <w:top w:val="none" w:sz="0" w:space="0" w:color="auto"/>
                <w:left w:val="none" w:sz="0" w:space="0" w:color="auto"/>
                <w:bottom w:val="none" w:sz="0" w:space="0" w:color="auto"/>
                <w:right w:val="none" w:sz="0" w:space="0" w:color="auto"/>
              </w:divBdr>
            </w:div>
          </w:divsChild>
        </w:div>
        <w:div w:id="643702175">
          <w:marLeft w:val="0"/>
          <w:marRight w:val="0"/>
          <w:marTop w:val="0"/>
          <w:marBottom w:val="0"/>
          <w:divBdr>
            <w:top w:val="none" w:sz="0" w:space="0" w:color="auto"/>
            <w:left w:val="none" w:sz="0" w:space="0" w:color="auto"/>
            <w:bottom w:val="none" w:sz="0" w:space="0" w:color="auto"/>
            <w:right w:val="none" w:sz="0" w:space="0" w:color="auto"/>
          </w:divBdr>
          <w:divsChild>
            <w:div w:id="29963862">
              <w:marLeft w:val="0"/>
              <w:marRight w:val="0"/>
              <w:marTop w:val="0"/>
              <w:marBottom w:val="0"/>
              <w:divBdr>
                <w:top w:val="none" w:sz="0" w:space="0" w:color="auto"/>
                <w:left w:val="none" w:sz="0" w:space="0" w:color="auto"/>
                <w:bottom w:val="none" w:sz="0" w:space="0" w:color="auto"/>
                <w:right w:val="none" w:sz="0" w:space="0" w:color="auto"/>
              </w:divBdr>
              <w:divsChild>
                <w:div w:id="77196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1818">
          <w:marLeft w:val="0"/>
          <w:marRight w:val="0"/>
          <w:marTop w:val="0"/>
          <w:marBottom w:val="0"/>
          <w:divBdr>
            <w:top w:val="none" w:sz="0" w:space="0" w:color="auto"/>
            <w:left w:val="none" w:sz="0" w:space="0" w:color="auto"/>
            <w:bottom w:val="none" w:sz="0" w:space="0" w:color="auto"/>
            <w:right w:val="none" w:sz="0" w:space="0" w:color="auto"/>
          </w:divBdr>
          <w:divsChild>
            <w:div w:id="2085445727">
              <w:marLeft w:val="0"/>
              <w:marRight w:val="0"/>
              <w:marTop w:val="0"/>
              <w:marBottom w:val="0"/>
              <w:divBdr>
                <w:top w:val="none" w:sz="0" w:space="0" w:color="auto"/>
                <w:left w:val="none" w:sz="0" w:space="0" w:color="auto"/>
                <w:bottom w:val="none" w:sz="0" w:space="0" w:color="auto"/>
                <w:right w:val="none" w:sz="0" w:space="0" w:color="auto"/>
              </w:divBdr>
            </w:div>
          </w:divsChild>
        </w:div>
        <w:div w:id="1068118008">
          <w:marLeft w:val="0"/>
          <w:marRight w:val="0"/>
          <w:marTop w:val="0"/>
          <w:marBottom w:val="0"/>
          <w:divBdr>
            <w:top w:val="none" w:sz="0" w:space="0" w:color="auto"/>
            <w:left w:val="none" w:sz="0" w:space="0" w:color="auto"/>
            <w:bottom w:val="none" w:sz="0" w:space="0" w:color="auto"/>
            <w:right w:val="none" w:sz="0" w:space="0" w:color="auto"/>
          </w:divBdr>
          <w:divsChild>
            <w:div w:id="682440993">
              <w:marLeft w:val="0"/>
              <w:marRight w:val="0"/>
              <w:marTop w:val="0"/>
              <w:marBottom w:val="0"/>
              <w:divBdr>
                <w:top w:val="none" w:sz="0" w:space="0" w:color="auto"/>
                <w:left w:val="none" w:sz="0" w:space="0" w:color="auto"/>
                <w:bottom w:val="none" w:sz="0" w:space="0" w:color="auto"/>
                <w:right w:val="none" w:sz="0" w:space="0" w:color="auto"/>
              </w:divBdr>
              <w:divsChild>
                <w:div w:id="61984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9207">
          <w:marLeft w:val="0"/>
          <w:marRight w:val="0"/>
          <w:marTop w:val="0"/>
          <w:marBottom w:val="0"/>
          <w:divBdr>
            <w:top w:val="none" w:sz="0" w:space="0" w:color="auto"/>
            <w:left w:val="none" w:sz="0" w:space="0" w:color="auto"/>
            <w:bottom w:val="none" w:sz="0" w:space="0" w:color="auto"/>
            <w:right w:val="none" w:sz="0" w:space="0" w:color="auto"/>
          </w:divBdr>
          <w:divsChild>
            <w:div w:id="1634092299">
              <w:marLeft w:val="0"/>
              <w:marRight w:val="0"/>
              <w:marTop w:val="0"/>
              <w:marBottom w:val="0"/>
              <w:divBdr>
                <w:top w:val="none" w:sz="0" w:space="0" w:color="auto"/>
                <w:left w:val="none" w:sz="0" w:space="0" w:color="auto"/>
                <w:bottom w:val="none" w:sz="0" w:space="0" w:color="auto"/>
                <w:right w:val="none" w:sz="0" w:space="0" w:color="auto"/>
              </w:divBdr>
            </w:div>
          </w:divsChild>
        </w:div>
        <w:div w:id="249119776">
          <w:marLeft w:val="0"/>
          <w:marRight w:val="0"/>
          <w:marTop w:val="0"/>
          <w:marBottom w:val="0"/>
          <w:divBdr>
            <w:top w:val="none" w:sz="0" w:space="0" w:color="auto"/>
            <w:left w:val="none" w:sz="0" w:space="0" w:color="auto"/>
            <w:bottom w:val="none" w:sz="0" w:space="0" w:color="auto"/>
            <w:right w:val="none" w:sz="0" w:space="0" w:color="auto"/>
          </w:divBdr>
          <w:divsChild>
            <w:div w:id="932275768">
              <w:marLeft w:val="0"/>
              <w:marRight w:val="0"/>
              <w:marTop w:val="0"/>
              <w:marBottom w:val="0"/>
              <w:divBdr>
                <w:top w:val="none" w:sz="0" w:space="0" w:color="auto"/>
                <w:left w:val="none" w:sz="0" w:space="0" w:color="auto"/>
                <w:bottom w:val="none" w:sz="0" w:space="0" w:color="auto"/>
                <w:right w:val="none" w:sz="0" w:space="0" w:color="auto"/>
              </w:divBdr>
              <w:divsChild>
                <w:div w:id="5696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49978">
          <w:marLeft w:val="0"/>
          <w:marRight w:val="0"/>
          <w:marTop w:val="0"/>
          <w:marBottom w:val="0"/>
          <w:divBdr>
            <w:top w:val="none" w:sz="0" w:space="0" w:color="auto"/>
            <w:left w:val="none" w:sz="0" w:space="0" w:color="auto"/>
            <w:bottom w:val="none" w:sz="0" w:space="0" w:color="auto"/>
            <w:right w:val="none" w:sz="0" w:space="0" w:color="auto"/>
          </w:divBdr>
          <w:divsChild>
            <w:div w:id="303899822">
              <w:marLeft w:val="0"/>
              <w:marRight w:val="0"/>
              <w:marTop w:val="0"/>
              <w:marBottom w:val="0"/>
              <w:divBdr>
                <w:top w:val="none" w:sz="0" w:space="0" w:color="auto"/>
                <w:left w:val="none" w:sz="0" w:space="0" w:color="auto"/>
                <w:bottom w:val="none" w:sz="0" w:space="0" w:color="auto"/>
                <w:right w:val="none" w:sz="0" w:space="0" w:color="auto"/>
              </w:divBdr>
            </w:div>
          </w:divsChild>
        </w:div>
        <w:div w:id="948395100">
          <w:marLeft w:val="0"/>
          <w:marRight w:val="0"/>
          <w:marTop w:val="0"/>
          <w:marBottom w:val="0"/>
          <w:divBdr>
            <w:top w:val="none" w:sz="0" w:space="0" w:color="auto"/>
            <w:left w:val="none" w:sz="0" w:space="0" w:color="auto"/>
            <w:bottom w:val="none" w:sz="0" w:space="0" w:color="auto"/>
            <w:right w:val="none" w:sz="0" w:space="0" w:color="auto"/>
          </w:divBdr>
          <w:divsChild>
            <w:div w:id="1903365292">
              <w:marLeft w:val="0"/>
              <w:marRight w:val="0"/>
              <w:marTop w:val="0"/>
              <w:marBottom w:val="0"/>
              <w:divBdr>
                <w:top w:val="none" w:sz="0" w:space="0" w:color="auto"/>
                <w:left w:val="none" w:sz="0" w:space="0" w:color="auto"/>
                <w:bottom w:val="none" w:sz="0" w:space="0" w:color="auto"/>
                <w:right w:val="none" w:sz="0" w:space="0" w:color="auto"/>
              </w:divBdr>
              <w:divsChild>
                <w:div w:id="19622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8863">
          <w:marLeft w:val="0"/>
          <w:marRight w:val="0"/>
          <w:marTop w:val="0"/>
          <w:marBottom w:val="0"/>
          <w:divBdr>
            <w:top w:val="none" w:sz="0" w:space="0" w:color="auto"/>
            <w:left w:val="none" w:sz="0" w:space="0" w:color="auto"/>
            <w:bottom w:val="none" w:sz="0" w:space="0" w:color="auto"/>
            <w:right w:val="none" w:sz="0" w:space="0" w:color="auto"/>
          </w:divBdr>
          <w:divsChild>
            <w:div w:id="119388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3260">
      <w:bodyDiv w:val="1"/>
      <w:marLeft w:val="0"/>
      <w:marRight w:val="0"/>
      <w:marTop w:val="0"/>
      <w:marBottom w:val="0"/>
      <w:divBdr>
        <w:top w:val="none" w:sz="0" w:space="0" w:color="auto"/>
        <w:left w:val="none" w:sz="0" w:space="0" w:color="auto"/>
        <w:bottom w:val="none" w:sz="0" w:space="0" w:color="auto"/>
        <w:right w:val="none" w:sz="0" w:space="0" w:color="auto"/>
      </w:divBdr>
      <w:divsChild>
        <w:div w:id="83772281">
          <w:marLeft w:val="0"/>
          <w:marRight w:val="0"/>
          <w:marTop w:val="0"/>
          <w:marBottom w:val="0"/>
          <w:divBdr>
            <w:top w:val="none" w:sz="0" w:space="0" w:color="auto"/>
            <w:left w:val="none" w:sz="0" w:space="0" w:color="auto"/>
            <w:bottom w:val="none" w:sz="0" w:space="0" w:color="auto"/>
            <w:right w:val="none" w:sz="0" w:space="0" w:color="auto"/>
          </w:divBdr>
          <w:divsChild>
            <w:div w:id="145056728">
              <w:marLeft w:val="0"/>
              <w:marRight w:val="0"/>
              <w:marTop w:val="0"/>
              <w:marBottom w:val="0"/>
              <w:divBdr>
                <w:top w:val="none" w:sz="0" w:space="0" w:color="auto"/>
                <w:left w:val="none" w:sz="0" w:space="0" w:color="auto"/>
                <w:bottom w:val="none" w:sz="0" w:space="0" w:color="auto"/>
                <w:right w:val="none" w:sz="0" w:space="0" w:color="auto"/>
              </w:divBdr>
              <w:divsChild>
                <w:div w:id="100108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78751">
      <w:bodyDiv w:val="1"/>
      <w:marLeft w:val="0"/>
      <w:marRight w:val="0"/>
      <w:marTop w:val="0"/>
      <w:marBottom w:val="0"/>
      <w:divBdr>
        <w:top w:val="none" w:sz="0" w:space="0" w:color="auto"/>
        <w:left w:val="none" w:sz="0" w:space="0" w:color="auto"/>
        <w:bottom w:val="none" w:sz="0" w:space="0" w:color="auto"/>
        <w:right w:val="none" w:sz="0" w:space="0" w:color="auto"/>
      </w:divBdr>
    </w:div>
    <w:div w:id="145558883">
      <w:bodyDiv w:val="1"/>
      <w:marLeft w:val="0"/>
      <w:marRight w:val="0"/>
      <w:marTop w:val="0"/>
      <w:marBottom w:val="0"/>
      <w:divBdr>
        <w:top w:val="none" w:sz="0" w:space="0" w:color="auto"/>
        <w:left w:val="none" w:sz="0" w:space="0" w:color="auto"/>
        <w:bottom w:val="none" w:sz="0" w:space="0" w:color="auto"/>
        <w:right w:val="none" w:sz="0" w:space="0" w:color="auto"/>
      </w:divBdr>
      <w:divsChild>
        <w:div w:id="1894269777">
          <w:marLeft w:val="0"/>
          <w:marRight w:val="0"/>
          <w:marTop w:val="0"/>
          <w:marBottom w:val="0"/>
          <w:divBdr>
            <w:top w:val="none" w:sz="0" w:space="0" w:color="auto"/>
            <w:left w:val="none" w:sz="0" w:space="0" w:color="auto"/>
            <w:bottom w:val="none" w:sz="0" w:space="0" w:color="auto"/>
            <w:right w:val="none" w:sz="0" w:space="0" w:color="auto"/>
          </w:divBdr>
          <w:divsChild>
            <w:div w:id="1166476888">
              <w:marLeft w:val="0"/>
              <w:marRight w:val="0"/>
              <w:marTop w:val="0"/>
              <w:marBottom w:val="0"/>
              <w:divBdr>
                <w:top w:val="none" w:sz="0" w:space="0" w:color="auto"/>
                <w:left w:val="none" w:sz="0" w:space="0" w:color="auto"/>
                <w:bottom w:val="none" w:sz="0" w:space="0" w:color="auto"/>
                <w:right w:val="none" w:sz="0" w:space="0" w:color="auto"/>
              </w:divBdr>
              <w:divsChild>
                <w:div w:id="309330719">
                  <w:marLeft w:val="0"/>
                  <w:marRight w:val="0"/>
                  <w:marTop w:val="0"/>
                  <w:marBottom w:val="0"/>
                  <w:divBdr>
                    <w:top w:val="none" w:sz="0" w:space="0" w:color="auto"/>
                    <w:left w:val="none" w:sz="0" w:space="0" w:color="auto"/>
                    <w:bottom w:val="none" w:sz="0" w:space="0" w:color="auto"/>
                    <w:right w:val="none" w:sz="0" w:space="0" w:color="auto"/>
                  </w:divBdr>
                  <w:divsChild>
                    <w:div w:id="222527007">
                      <w:marLeft w:val="0"/>
                      <w:marRight w:val="0"/>
                      <w:marTop w:val="0"/>
                      <w:marBottom w:val="0"/>
                      <w:divBdr>
                        <w:top w:val="none" w:sz="0" w:space="0" w:color="auto"/>
                        <w:left w:val="none" w:sz="0" w:space="0" w:color="auto"/>
                        <w:bottom w:val="none" w:sz="0" w:space="0" w:color="auto"/>
                        <w:right w:val="none" w:sz="0" w:space="0" w:color="auto"/>
                      </w:divBdr>
                      <w:divsChild>
                        <w:div w:id="94331548">
                          <w:marLeft w:val="0"/>
                          <w:marRight w:val="0"/>
                          <w:marTop w:val="0"/>
                          <w:marBottom w:val="0"/>
                          <w:divBdr>
                            <w:top w:val="none" w:sz="0" w:space="0" w:color="auto"/>
                            <w:left w:val="none" w:sz="0" w:space="0" w:color="auto"/>
                            <w:bottom w:val="none" w:sz="0" w:space="0" w:color="auto"/>
                            <w:right w:val="none" w:sz="0" w:space="0" w:color="auto"/>
                          </w:divBdr>
                          <w:divsChild>
                            <w:div w:id="1590386998">
                              <w:marLeft w:val="0"/>
                              <w:marRight w:val="0"/>
                              <w:marTop w:val="0"/>
                              <w:marBottom w:val="0"/>
                              <w:divBdr>
                                <w:top w:val="none" w:sz="0" w:space="0" w:color="auto"/>
                                <w:left w:val="none" w:sz="0" w:space="0" w:color="auto"/>
                                <w:bottom w:val="none" w:sz="0" w:space="0" w:color="auto"/>
                                <w:right w:val="none" w:sz="0" w:space="0" w:color="auto"/>
                              </w:divBdr>
                            </w:div>
                            <w:div w:id="2067950927">
                              <w:marLeft w:val="0"/>
                              <w:marRight w:val="0"/>
                              <w:marTop w:val="0"/>
                              <w:marBottom w:val="0"/>
                              <w:divBdr>
                                <w:top w:val="none" w:sz="0" w:space="0" w:color="auto"/>
                                <w:left w:val="none" w:sz="0" w:space="0" w:color="auto"/>
                                <w:bottom w:val="none" w:sz="0" w:space="0" w:color="auto"/>
                                <w:right w:val="none" w:sz="0" w:space="0" w:color="auto"/>
                              </w:divBdr>
                              <w:divsChild>
                                <w:div w:id="213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20433">
      <w:bodyDiv w:val="1"/>
      <w:marLeft w:val="0"/>
      <w:marRight w:val="0"/>
      <w:marTop w:val="0"/>
      <w:marBottom w:val="0"/>
      <w:divBdr>
        <w:top w:val="none" w:sz="0" w:space="0" w:color="auto"/>
        <w:left w:val="none" w:sz="0" w:space="0" w:color="auto"/>
        <w:bottom w:val="none" w:sz="0" w:space="0" w:color="auto"/>
        <w:right w:val="none" w:sz="0" w:space="0" w:color="auto"/>
      </w:divBdr>
      <w:divsChild>
        <w:div w:id="1825273587">
          <w:marLeft w:val="0"/>
          <w:marRight w:val="0"/>
          <w:marTop w:val="0"/>
          <w:marBottom w:val="0"/>
          <w:divBdr>
            <w:top w:val="none" w:sz="0" w:space="0" w:color="auto"/>
            <w:left w:val="none" w:sz="0" w:space="0" w:color="auto"/>
            <w:bottom w:val="none" w:sz="0" w:space="0" w:color="auto"/>
            <w:right w:val="none" w:sz="0" w:space="0" w:color="auto"/>
          </w:divBdr>
          <w:divsChild>
            <w:div w:id="788208091">
              <w:marLeft w:val="0"/>
              <w:marRight w:val="0"/>
              <w:marTop w:val="0"/>
              <w:marBottom w:val="0"/>
              <w:divBdr>
                <w:top w:val="none" w:sz="0" w:space="0" w:color="auto"/>
                <w:left w:val="none" w:sz="0" w:space="0" w:color="auto"/>
                <w:bottom w:val="none" w:sz="0" w:space="0" w:color="auto"/>
                <w:right w:val="none" w:sz="0" w:space="0" w:color="auto"/>
              </w:divBdr>
              <w:divsChild>
                <w:div w:id="1203589560">
                  <w:marLeft w:val="0"/>
                  <w:marRight w:val="0"/>
                  <w:marTop w:val="0"/>
                  <w:marBottom w:val="0"/>
                  <w:divBdr>
                    <w:top w:val="none" w:sz="0" w:space="0" w:color="auto"/>
                    <w:left w:val="none" w:sz="0" w:space="0" w:color="auto"/>
                    <w:bottom w:val="none" w:sz="0" w:space="0" w:color="auto"/>
                    <w:right w:val="none" w:sz="0" w:space="0" w:color="auto"/>
                  </w:divBdr>
                  <w:divsChild>
                    <w:div w:id="446433509">
                      <w:marLeft w:val="0"/>
                      <w:marRight w:val="0"/>
                      <w:marTop w:val="0"/>
                      <w:marBottom w:val="0"/>
                      <w:divBdr>
                        <w:top w:val="none" w:sz="0" w:space="0" w:color="auto"/>
                        <w:left w:val="none" w:sz="0" w:space="0" w:color="auto"/>
                        <w:bottom w:val="none" w:sz="0" w:space="0" w:color="auto"/>
                        <w:right w:val="none" w:sz="0" w:space="0" w:color="auto"/>
                      </w:divBdr>
                      <w:divsChild>
                        <w:div w:id="1121798033">
                          <w:marLeft w:val="0"/>
                          <w:marRight w:val="0"/>
                          <w:marTop w:val="0"/>
                          <w:marBottom w:val="0"/>
                          <w:divBdr>
                            <w:top w:val="none" w:sz="0" w:space="0" w:color="auto"/>
                            <w:left w:val="none" w:sz="0" w:space="0" w:color="auto"/>
                            <w:bottom w:val="none" w:sz="0" w:space="0" w:color="auto"/>
                            <w:right w:val="none" w:sz="0" w:space="0" w:color="auto"/>
                          </w:divBdr>
                          <w:divsChild>
                            <w:div w:id="76756293">
                              <w:marLeft w:val="0"/>
                              <w:marRight w:val="0"/>
                              <w:marTop w:val="0"/>
                              <w:marBottom w:val="0"/>
                              <w:divBdr>
                                <w:top w:val="none" w:sz="0" w:space="0" w:color="auto"/>
                                <w:left w:val="none" w:sz="0" w:space="0" w:color="auto"/>
                                <w:bottom w:val="none" w:sz="0" w:space="0" w:color="auto"/>
                                <w:right w:val="none" w:sz="0" w:space="0" w:color="auto"/>
                              </w:divBdr>
                              <w:divsChild>
                                <w:div w:id="297106701">
                                  <w:marLeft w:val="0"/>
                                  <w:marRight w:val="0"/>
                                  <w:marTop w:val="0"/>
                                  <w:marBottom w:val="0"/>
                                  <w:divBdr>
                                    <w:top w:val="none" w:sz="0" w:space="0" w:color="auto"/>
                                    <w:left w:val="none" w:sz="0" w:space="0" w:color="auto"/>
                                    <w:bottom w:val="none" w:sz="0" w:space="0" w:color="auto"/>
                                    <w:right w:val="none" w:sz="0" w:space="0" w:color="auto"/>
                                  </w:divBdr>
                                  <w:divsChild>
                                    <w:div w:id="106826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9941484">
          <w:marLeft w:val="0"/>
          <w:marRight w:val="0"/>
          <w:marTop w:val="0"/>
          <w:marBottom w:val="0"/>
          <w:divBdr>
            <w:top w:val="none" w:sz="0" w:space="0" w:color="auto"/>
            <w:left w:val="none" w:sz="0" w:space="0" w:color="auto"/>
            <w:bottom w:val="none" w:sz="0" w:space="0" w:color="auto"/>
            <w:right w:val="none" w:sz="0" w:space="0" w:color="auto"/>
          </w:divBdr>
          <w:divsChild>
            <w:div w:id="244846038">
              <w:marLeft w:val="0"/>
              <w:marRight w:val="0"/>
              <w:marTop w:val="0"/>
              <w:marBottom w:val="0"/>
              <w:divBdr>
                <w:top w:val="none" w:sz="0" w:space="0" w:color="auto"/>
                <w:left w:val="none" w:sz="0" w:space="0" w:color="auto"/>
                <w:bottom w:val="none" w:sz="0" w:space="0" w:color="auto"/>
                <w:right w:val="none" w:sz="0" w:space="0" w:color="auto"/>
              </w:divBdr>
              <w:divsChild>
                <w:div w:id="648284788">
                  <w:marLeft w:val="0"/>
                  <w:marRight w:val="0"/>
                  <w:marTop w:val="0"/>
                  <w:marBottom w:val="0"/>
                  <w:divBdr>
                    <w:top w:val="none" w:sz="0" w:space="0" w:color="auto"/>
                    <w:left w:val="none" w:sz="0" w:space="0" w:color="auto"/>
                    <w:bottom w:val="none" w:sz="0" w:space="0" w:color="auto"/>
                    <w:right w:val="none" w:sz="0" w:space="0" w:color="auto"/>
                  </w:divBdr>
                  <w:divsChild>
                    <w:div w:id="1340081133">
                      <w:marLeft w:val="0"/>
                      <w:marRight w:val="0"/>
                      <w:marTop w:val="0"/>
                      <w:marBottom w:val="0"/>
                      <w:divBdr>
                        <w:top w:val="none" w:sz="0" w:space="0" w:color="auto"/>
                        <w:left w:val="none" w:sz="0" w:space="0" w:color="auto"/>
                        <w:bottom w:val="none" w:sz="0" w:space="0" w:color="auto"/>
                        <w:right w:val="none" w:sz="0" w:space="0" w:color="auto"/>
                      </w:divBdr>
                      <w:divsChild>
                        <w:div w:id="1008680976">
                          <w:marLeft w:val="0"/>
                          <w:marRight w:val="0"/>
                          <w:marTop w:val="0"/>
                          <w:marBottom w:val="0"/>
                          <w:divBdr>
                            <w:top w:val="none" w:sz="0" w:space="0" w:color="auto"/>
                            <w:left w:val="none" w:sz="0" w:space="0" w:color="auto"/>
                            <w:bottom w:val="none" w:sz="0" w:space="0" w:color="auto"/>
                            <w:right w:val="none" w:sz="0" w:space="0" w:color="auto"/>
                          </w:divBdr>
                          <w:divsChild>
                            <w:div w:id="906065519">
                              <w:marLeft w:val="0"/>
                              <w:marRight w:val="0"/>
                              <w:marTop w:val="0"/>
                              <w:marBottom w:val="0"/>
                              <w:divBdr>
                                <w:top w:val="none" w:sz="0" w:space="0" w:color="auto"/>
                                <w:left w:val="none" w:sz="0" w:space="0" w:color="auto"/>
                                <w:bottom w:val="none" w:sz="0" w:space="0" w:color="auto"/>
                                <w:right w:val="none" w:sz="0" w:space="0" w:color="auto"/>
                              </w:divBdr>
                              <w:divsChild>
                                <w:div w:id="979043760">
                                  <w:marLeft w:val="0"/>
                                  <w:marRight w:val="0"/>
                                  <w:marTop w:val="0"/>
                                  <w:marBottom w:val="0"/>
                                  <w:divBdr>
                                    <w:top w:val="none" w:sz="0" w:space="0" w:color="auto"/>
                                    <w:left w:val="none" w:sz="0" w:space="0" w:color="auto"/>
                                    <w:bottom w:val="none" w:sz="0" w:space="0" w:color="auto"/>
                                    <w:right w:val="none" w:sz="0" w:space="0" w:color="auto"/>
                                  </w:divBdr>
                                  <w:divsChild>
                                    <w:div w:id="21300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79837">
      <w:bodyDiv w:val="1"/>
      <w:marLeft w:val="0"/>
      <w:marRight w:val="0"/>
      <w:marTop w:val="0"/>
      <w:marBottom w:val="0"/>
      <w:divBdr>
        <w:top w:val="none" w:sz="0" w:space="0" w:color="auto"/>
        <w:left w:val="none" w:sz="0" w:space="0" w:color="auto"/>
        <w:bottom w:val="none" w:sz="0" w:space="0" w:color="auto"/>
        <w:right w:val="none" w:sz="0" w:space="0" w:color="auto"/>
      </w:divBdr>
      <w:divsChild>
        <w:div w:id="98918668">
          <w:marLeft w:val="0"/>
          <w:marRight w:val="0"/>
          <w:marTop w:val="0"/>
          <w:marBottom w:val="0"/>
          <w:divBdr>
            <w:top w:val="none" w:sz="0" w:space="0" w:color="auto"/>
            <w:left w:val="none" w:sz="0" w:space="0" w:color="auto"/>
            <w:bottom w:val="none" w:sz="0" w:space="0" w:color="auto"/>
            <w:right w:val="none" w:sz="0" w:space="0" w:color="auto"/>
          </w:divBdr>
          <w:divsChild>
            <w:div w:id="100687435">
              <w:marLeft w:val="0"/>
              <w:marRight w:val="0"/>
              <w:marTop w:val="0"/>
              <w:marBottom w:val="0"/>
              <w:divBdr>
                <w:top w:val="none" w:sz="0" w:space="0" w:color="auto"/>
                <w:left w:val="none" w:sz="0" w:space="0" w:color="auto"/>
                <w:bottom w:val="none" w:sz="0" w:space="0" w:color="auto"/>
                <w:right w:val="none" w:sz="0" w:space="0" w:color="auto"/>
              </w:divBdr>
              <w:divsChild>
                <w:div w:id="1819418439">
                  <w:marLeft w:val="0"/>
                  <w:marRight w:val="0"/>
                  <w:marTop w:val="0"/>
                  <w:marBottom w:val="0"/>
                  <w:divBdr>
                    <w:top w:val="none" w:sz="0" w:space="0" w:color="auto"/>
                    <w:left w:val="none" w:sz="0" w:space="0" w:color="auto"/>
                    <w:bottom w:val="none" w:sz="0" w:space="0" w:color="auto"/>
                    <w:right w:val="none" w:sz="0" w:space="0" w:color="auto"/>
                  </w:divBdr>
                  <w:divsChild>
                    <w:div w:id="147938216">
                      <w:marLeft w:val="0"/>
                      <w:marRight w:val="0"/>
                      <w:marTop w:val="0"/>
                      <w:marBottom w:val="0"/>
                      <w:divBdr>
                        <w:top w:val="none" w:sz="0" w:space="0" w:color="auto"/>
                        <w:left w:val="none" w:sz="0" w:space="0" w:color="auto"/>
                        <w:bottom w:val="none" w:sz="0" w:space="0" w:color="auto"/>
                        <w:right w:val="none" w:sz="0" w:space="0" w:color="auto"/>
                      </w:divBdr>
                      <w:divsChild>
                        <w:div w:id="512576818">
                          <w:marLeft w:val="0"/>
                          <w:marRight w:val="0"/>
                          <w:marTop w:val="0"/>
                          <w:marBottom w:val="0"/>
                          <w:divBdr>
                            <w:top w:val="none" w:sz="0" w:space="0" w:color="auto"/>
                            <w:left w:val="none" w:sz="0" w:space="0" w:color="auto"/>
                            <w:bottom w:val="none" w:sz="0" w:space="0" w:color="auto"/>
                            <w:right w:val="none" w:sz="0" w:space="0" w:color="auto"/>
                          </w:divBdr>
                          <w:divsChild>
                            <w:div w:id="482743458">
                              <w:marLeft w:val="0"/>
                              <w:marRight w:val="0"/>
                              <w:marTop w:val="0"/>
                              <w:marBottom w:val="0"/>
                              <w:divBdr>
                                <w:top w:val="none" w:sz="0" w:space="0" w:color="auto"/>
                                <w:left w:val="none" w:sz="0" w:space="0" w:color="auto"/>
                                <w:bottom w:val="none" w:sz="0" w:space="0" w:color="auto"/>
                                <w:right w:val="none" w:sz="0" w:space="0" w:color="auto"/>
                              </w:divBdr>
                              <w:divsChild>
                                <w:div w:id="1794252312">
                                  <w:marLeft w:val="0"/>
                                  <w:marRight w:val="0"/>
                                  <w:marTop w:val="0"/>
                                  <w:marBottom w:val="0"/>
                                  <w:divBdr>
                                    <w:top w:val="none" w:sz="0" w:space="0" w:color="auto"/>
                                    <w:left w:val="none" w:sz="0" w:space="0" w:color="auto"/>
                                    <w:bottom w:val="none" w:sz="0" w:space="0" w:color="auto"/>
                                    <w:right w:val="none" w:sz="0" w:space="0" w:color="auto"/>
                                  </w:divBdr>
                                  <w:divsChild>
                                    <w:div w:id="1400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235425">
          <w:marLeft w:val="0"/>
          <w:marRight w:val="0"/>
          <w:marTop w:val="0"/>
          <w:marBottom w:val="0"/>
          <w:divBdr>
            <w:top w:val="none" w:sz="0" w:space="0" w:color="auto"/>
            <w:left w:val="none" w:sz="0" w:space="0" w:color="auto"/>
            <w:bottom w:val="none" w:sz="0" w:space="0" w:color="auto"/>
            <w:right w:val="none" w:sz="0" w:space="0" w:color="auto"/>
          </w:divBdr>
          <w:divsChild>
            <w:div w:id="732392212">
              <w:marLeft w:val="0"/>
              <w:marRight w:val="0"/>
              <w:marTop w:val="0"/>
              <w:marBottom w:val="0"/>
              <w:divBdr>
                <w:top w:val="none" w:sz="0" w:space="0" w:color="auto"/>
                <w:left w:val="none" w:sz="0" w:space="0" w:color="auto"/>
                <w:bottom w:val="none" w:sz="0" w:space="0" w:color="auto"/>
                <w:right w:val="none" w:sz="0" w:space="0" w:color="auto"/>
              </w:divBdr>
              <w:divsChild>
                <w:div w:id="971328805">
                  <w:marLeft w:val="0"/>
                  <w:marRight w:val="0"/>
                  <w:marTop w:val="0"/>
                  <w:marBottom w:val="0"/>
                  <w:divBdr>
                    <w:top w:val="none" w:sz="0" w:space="0" w:color="auto"/>
                    <w:left w:val="none" w:sz="0" w:space="0" w:color="auto"/>
                    <w:bottom w:val="none" w:sz="0" w:space="0" w:color="auto"/>
                    <w:right w:val="none" w:sz="0" w:space="0" w:color="auto"/>
                  </w:divBdr>
                  <w:divsChild>
                    <w:div w:id="743915736">
                      <w:marLeft w:val="0"/>
                      <w:marRight w:val="0"/>
                      <w:marTop w:val="0"/>
                      <w:marBottom w:val="0"/>
                      <w:divBdr>
                        <w:top w:val="none" w:sz="0" w:space="0" w:color="auto"/>
                        <w:left w:val="none" w:sz="0" w:space="0" w:color="auto"/>
                        <w:bottom w:val="none" w:sz="0" w:space="0" w:color="auto"/>
                        <w:right w:val="none" w:sz="0" w:space="0" w:color="auto"/>
                      </w:divBdr>
                      <w:divsChild>
                        <w:div w:id="166020135">
                          <w:marLeft w:val="0"/>
                          <w:marRight w:val="0"/>
                          <w:marTop w:val="0"/>
                          <w:marBottom w:val="0"/>
                          <w:divBdr>
                            <w:top w:val="none" w:sz="0" w:space="0" w:color="auto"/>
                            <w:left w:val="none" w:sz="0" w:space="0" w:color="auto"/>
                            <w:bottom w:val="none" w:sz="0" w:space="0" w:color="auto"/>
                            <w:right w:val="none" w:sz="0" w:space="0" w:color="auto"/>
                          </w:divBdr>
                          <w:divsChild>
                            <w:div w:id="1678996455">
                              <w:marLeft w:val="0"/>
                              <w:marRight w:val="0"/>
                              <w:marTop w:val="0"/>
                              <w:marBottom w:val="0"/>
                              <w:divBdr>
                                <w:top w:val="none" w:sz="0" w:space="0" w:color="auto"/>
                                <w:left w:val="none" w:sz="0" w:space="0" w:color="auto"/>
                                <w:bottom w:val="none" w:sz="0" w:space="0" w:color="auto"/>
                                <w:right w:val="none" w:sz="0" w:space="0" w:color="auto"/>
                              </w:divBdr>
                              <w:divsChild>
                                <w:div w:id="1709338130">
                                  <w:marLeft w:val="0"/>
                                  <w:marRight w:val="0"/>
                                  <w:marTop w:val="0"/>
                                  <w:marBottom w:val="0"/>
                                  <w:divBdr>
                                    <w:top w:val="none" w:sz="0" w:space="0" w:color="auto"/>
                                    <w:left w:val="none" w:sz="0" w:space="0" w:color="auto"/>
                                    <w:bottom w:val="none" w:sz="0" w:space="0" w:color="auto"/>
                                    <w:right w:val="none" w:sz="0" w:space="0" w:color="auto"/>
                                  </w:divBdr>
                                  <w:divsChild>
                                    <w:div w:id="10555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964942">
      <w:bodyDiv w:val="1"/>
      <w:marLeft w:val="0"/>
      <w:marRight w:val="0"/>
      <w:marTop w:val="0"/>
      <w:marBottom w:val="0"/>
      <w:divBdr>
        <w:top w:val="none" w:sz="0" w:space="0" w:color="auto"/>
        <w:left w:val="none" w:sz="0" w:space="0" w:color="auto"/>
        <w:bottom w:val="none" w:sz="0" w:space="0" w:color="auto"/>
        <w:right w:val="none" w:sz="0" w:space="0" w:color="auto"/>
      </w:divBdr>
    </w:div>
    <w:div w:id="394623879">
      <w:bodyDiv w:val="1"/>
      <w:marLeft w:val="0"/>
      <w:marRight w:val="0"/>
      <w:marTop w:val="0"/>
      <w:marBottom w:val="0"/>
      <w:divBdr>
        <w:top w:val="none" w:sz="0" w:space="0" w:color="auto"/>
        <w:left w:val="none" w:sz="0" w:space="0" w:color="auto"/>
        <w:bottom w:val="none" w:sz="0" w:space="0" w:color="auto"/>
        <w:right w:val="none" w:sz="0" w:space="0" w:color="auto"/>
      </w:divBdr>
      <w:divsChild>
        <w:div w:id="437070241">
          <w:marLeft w:val="0"/>
          <w:marRight w:val="0"/>
          <w:marTop w:val="0"/>
          <w:marBottom w:val="0"/>
          <w:divBdr>
            <w:top w:val="none" w:sz="0" w:space="0" w:color="auto"/>
            <w:left w:val="none" w:sz="0" w:space="0" w:color="auto"/>
            <w:bottom w:val="none" w:sz="0" w:space="0" w:color="auto"/>
            <w:right w:val="none" w:sz="0" w:space="0" w:color="auto"/>
          </w:divBdr>
          <w:divsChild>
            <w:div w:id="993333707">
              <w:marLeft w:val="0"/>
              <w:marRight w:val="0"/>
              <w:marTop w:val="0"/>
              <w:marBottom w:val="0"/>
              <w:divBdr>
                <w:top w:val="none" w:sz="0" w:space="0" w:color="auto"/>
                <w:left w:val="none" w:sz="0" w:space="0" w:color="auto"/>
                <w:bottom w:val="none" w:sz="0" w:space="0" w:color="auto"/>
                <w:right w:val="none" w:sz="0" w:space="0" w:color="auto"/>
              </w:divBdr>
              <w:divsChild>
                <w:div w:id="1465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772477">
      <w:bodyDiv w:val="1"/>
      <w:marLeft w:val="0"/>
      <w:marRight w:val="0"/>
      <w:marTop w:val="0"/>
      <w:marBottom w:val="0"/>
      <w:divBdr>
        <w:top w:val="none" w:sz="0" w:space="0" w:color="auto"/>
        <w:left w:val="none" w:sz="0" w:space="0" w:color="auto"/>
        <w:bottom w:val="none" w:sz="0" w:space="0" w:color="auto"/>
        <w:right w:val="none" w:sz="0" w:space="0" w:color="auto"/>
      </w:divBdr>
      <w:divsChild>
        <w:div w:id="398481005">
          <w:marLeft w:val="0"/>
          <w:marRight w:val="0"/>
          <w:marTop w:val="0"/>
          <w:marBottom w:val="0"/>
          <w:divBdr>
            <w:top w:val="none" w:sz="0" w:space="0" w:color="auto"/>
            <w:left w:val="none" w:sz="0" w:space="0" w:color="auto"/>
            <w:bottom w:val="none" w:sz="0" w:space="0" w:color="auto"/>
            <w:right w:val="none" w:sz="0" w:space="0" w:color="auto"/>
          </w:divBdr>
          <w:divsChild>
            <w:div w:id="575551262">
              <w:marLeft w:val="0"/>
              <w:marRight w:val="0"/>
              <w:marTop w:val="0"/>
              <w:marBottom w:val="0"/>
              <w:divBdr>
                <w:top w:val="none" w:sz="0" w:space="0" w:color="auto"/>
                <w:left w:val="none" w:sz="0" w:space="0" w:color="auto"/>
                <w:bottom w:val="none" w:sz="0" w:space="0" w:color="auto"/>
                <w:right w:val="none" w:sz="0" w:space="0" w:color="auto"/>
              </w:divBdr>
              <w:divsChild>
                <w:div w:id="1498958130">
                  <w:marLeft w:val="0"/>
                  <w:marRight w:val="0"/>
                  <w:marTop w:val="0"/>
                  <w:marBottom w:val="0"/>
                  <w:divBdr>
                    <w:top w:val="none" w:sz="0" w:space="0" w:color="auto"/>
                    <w:left w:val="none" w:sz="0" w:space="0" w:color="auto"/>
                    <w:bottom w:val="none" w:sz="0" w:space="0" w:color="auto"/>
                    <w:right w:val="none" w:sz="0" w:space="0" w:color="auto"/>
                  </w:divBdr>
                  <w:divsChild>
                    <w:div w:id="1829400596">
                      <w:marLeft w:val="0"/>
                      <w:marRight w:val="0"/>
                      <w:marTop w:val="0"/>
                      <w:marBottom w:val="0"/>
                      <w:divBdr>
                        <w:top w:val="none" w:sz="0" w:space="0" w:color="auto"/>
                        <w:left w:val="none" w:sz="0" w:space="0" w:color="auto"/>
                        <w:bottom w:val="none" w:sz="0" w:space="0" w:color="auto"/>
                        <w:right w:val="none" w:sz="0" w:space="0" w:color="auto"/>
                      </w:divBdr>
                      <w:divsChild>
                        <w:div w:id="25016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129888">
          <w:marLeft w:val="0"/>
          <w:marRight w:val="0"/>
          <w:marTop w:val="0"/>
          <w:marBottom w:val="0"/>
          <w:divBdr>
            <w:top w:val="none" w:sz="0" w:space="0" w:color="auto"/>
            <w:left w:val="none" w:sz="0" w:space="0" w:color="auto"/>
            <w:bottom w:val="none" w:sz="0" w:space="0" w:color="auto"/>
            <w:right w:val="none" w:sz="0" w:space="0" w:color="auto"/>
          </w:divBdr>
          <w:divsChild>
            <w:div w:id="1310480339">
              <w:marLeft w:val="0"/>
              <w:marRight w:val="0"/>
              <w:marTop w:val="0"/>
              <w:marBottom w:val="0"/>
              <w:divBdr>
                <w:top w:val="none" w:sz="0" w:space="0" w:color="auto"/>
                <w:left w:val="none" w:sz="0" w:space="0" w:color="auto"/>
                <w:bottom w:val="none" w:sz="0" w:space="0" w:color="auto"/>
                <w:right w:val="none" w:sz="0" w:space="0" w:color="auto"/>
              </w:divBdr>
              <w:divsChild>
                <w:div w:id="208302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94404">
      <w:bodyDiv w:val="1"/>
      <w:marLeft w:val="0"/>
      <w:marRight w:val="0"/>
      <w:marTop w:val="0"/>
      <w:marBottom w:val="0"/>
      <w:divBdr>
        <w:top w:val="none" w:sz="0" w:space="0" w:color="auto"/>
        <w:left w:val="none" w:sz="0" w:space="0" w:color="auto"/>
        <w:bottom w:val="none" w:sz="0" w:space="0" w:color="auto"/>
        <w:right w:val="none" w:sz="0" w:space="0" w:color="auto"/>
      </w:divBdr>
      <w:divsChild>
        <w:div w:id="1006590669">
          <w:marLeft w:val="0"/>
          <w:marRight w:val="0"/>
          <w:marTop w:val="0"/>
          <w:marBottom w:val="0"/>
          <w:divBdr>
            <w:top w:val="none" w:sz="0" w:space="0" w:color="auto"/>
            <w:left w:val="none" w:sz="0" w:space="0" w:color="auto"/>
            <w:bottom w:val="none" w:sz="0" w:space="0" w:color="auto"/>
            <w:right w:val="none" w:sz="0" w:space="0" w:color="auto"/>
          </w:divBdr>
          <w:divsChild>
            <w:div w:id="1407921657">
              <w:marLeft w:val="0"/>
              <w:marRight w:val="0"/>
              <w:marTop w:val="0"/>
              <w:marBottom w:val="0"/>
              <w:divBdr>
                <w:top w:val="none" w:sz="0" w:space="0" w:color="auto"/>
                <w:left w:val="none" w:sz="0" w:space="0" w:color="auto"/>
                <w:bottom w:val="none" w:sz="0" w:space="0" w:color="auto"/>
                <w:right w:val="none" w:sz="0" w:space="0" w:color="auto"/>
              </w:divBdr>
              <w:divsChild>
                <w:div w:id="15153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535798">
      <w:bodyDiv w:val="1"/>
      <w:marLeft w:val="0"/>
      <w:marRight w:val="0"/>
      <w:marTop w:val="0"/>
      <w:marBottom w:val="0"/>
      <w:divBdr>
        <w:top w:val="none" w:sz="0" w:space="0" w:color="auto"/>
        <w:left w:val="none" w:sz="0" w:space="0" w:color="auto"/>
        <w:bottom w:val="none" w:sz="0" w:space="0" w:color="auto"/>
        <w:right w:val="none" w:sz="0" w:space="0" w:color="auto"/>
      </w:divBdr>
      <w:divsChild>
        <w:div w:id="973944659">
          <w:marLeft w:val="0"/>
          <w:marRight w:val="0"/>
          <w:marTop w:val="0"/>
          <w:marBottom w:val="0"/>
          <w:divBdr>
            <w:top w:val="none" w:sz="0" w:space="0" w:color="auto"/>
            <w:left w:val="none" w:sz="0" w:space="0" w:color="auto"/>
            <w:bottom w:val="none" w:sz="0" w:space="0" w:color="auto"/>
            <w:right w:val="none" w:sz="0" w:space="0" w:color="auto"/>
          </w:divBdr>
          <w:divsChild>
            <w:div w:id="769276680">
              <w:marLeft w:val="0"/>
              <w:marRight w:val="0"/>
              <w:marTop w:val="0"/>
              <w:marBottom w:val="0"/>
              <w:divBdr>
                <w:top w:val="none" w:sz="0" w:space="0" w:color="auto"/>
                <w:left w:val="none" w:sz="0" w:space="0" w:color="auto"/>
                <w:bottom w:val="none" w:sz="0" w:space="0" w:color="auto"/>
                <w:right w:val="none" w:sz="0" w:space="0" w:color="auto"/>
              </w:divBdr>
              <w:divsChild>
                <w:div w:id="1539584965">
                  <w:marLeft w:val="0"/>
                  <w:marRight w:val="0"/>
                  <w:marTop w:val="0"/>
                  <w:marBottom w:val="0"/>
                  <w:divBdr>
                    <w:top w:val="none" w:sz="0" w:space="0" w:color="auto"/>
                    <w:left w:val="none" w:sz="0" w:space="0" w:color="auto"/>
                    <w:bottom w:val="none" w:sz="0" w:space="0" w:color="auto"/>
                    <w:right w:val="none" w:sz="0" w:space="0" w:color="auto"/>
                  </w:divBdr>
                  <w:divsChild>
                    <w:div w:id="1256208727">
                      <w:marLeft w:val="0"/>
                      <w:marRight w:val="0"/>
                      <w:marTop w:val="0"/>
                      <w:marBottom w:val="0"/>
                      <w:divBdr>
                        <w:top w:val="none" w:sz="0" w:space="0" w:color="auto"/>
                        <w:left w:val="none" w:sz="0" w:space="0" w:color="auto"/>
                        <w:bottom w:val="none" w:sz="0" w:space="0" w:color="auto"/>
                        <w:right w:val="none" w:sz="0" w:space="0" w:color="auto"/>
                      </w:divBdr>
                      <w:divsChild>
                        <w:div w:id="33895483">
                          <w:marLeft w:val="0"/>
                          <w:marRight w:val="0"/>
                          <w:marTop w:val="0"/>
                          <w:marBottom w:val="0"/>
                          <w:divBdr>
                            <w:top w:val="none" w:sz="0" w:space="0" w:color="auto"/>
                            <w:left w:val="none" w:sz="0" w:space="0" w:color="auto"/>
                            <w:bottom w:val="none" w:sz="0" w:space="0" w:color="auto"/>
                            <w:right w:val="none" w:sz="0" w:space="0" w:color="auto"/>
                          </w:divBdr>
                          <w:divsChild>
                            <w:div w:id="191306100">
                              <w:marLeft w:val="0"/>
                              <w:marRight w:val="0"/>
                              <w:marTop w:val="0"/>
                              <w:marBottom w:val="0"/>
                              <w:divBdr>
                                <w:top w:val="none" w:sz="0" w:space="0" w:color="auto"/>
                                <w:left w:val="none" w:sz="0" w:space="0" w:color="auto"/>
                                <w:bottom w:val="none" w:sz="0" w:space="0" w:color="auto"/>
                                <w:right w:val="none" w:sz="0" w:space="0" w:color="auto"/>
                              </w:divBdr>
                              <w:divsChild>
                                <w:div w:id="1137333201">
                                  <w:marLeft w:val="0"/>
                                  <w:marRight w:val="0"/>
                                  <w:marTop w:val="0"/>
                                  <w:marBottom w:val="0"/>
                                  <w:divBdr>
                                    <w:top w:val="none" w:sz="0" w:space="0" w:color="auto"/>
                                    <w:left w:val="none" w:sz="0" w:space="0" w:color="auto"/>
                                    <w:bottom w:val="none" w:sz="0" w:space="0" w:color="auto"/>
                                    <w:right w:val="none" w:sz="0" w:space="0" w:color="auto"/>
                                  </w:divBdr>
                                  <w:divsChild>
                                    <w:div w:id="1334340243">
                                      <w:marLeft w:val="0"/>
                                      <w:marRight w:val="0"/>
                                      <w:marTop w:val="0"/>
                                      <w:marBottom w:val="0"/>
                                      <w:divBdr>
                                        <w:top w:val="none" w:sz="0" w:space="0" w:color="auto"/>
                                        <w:left w:val="none" w:sz="0" w:space="0" w:color="auto"/>
                                        <w:bottom w:val="none" w:sz="0" w:space="0" w:color="auto"/>
                                        <w:right w:val="none" w:sz="0" w:space="0" w:color="auto"/>
                                      </w:divBdr>
                                      <w:divsChild>
                                        <w:div w:id="148512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724999">
          <w:marLeft w:val="0"/>
          <w:marRight w:val="0"/>
          <w:marTop w:val="0"/>
          <w:marBottom w:val="0"/>
          <w:divBdr>
            <w:top w:val="none" w:sz="0" w:space="0" w:color="auto"/>
            <w:left w:val="none" w:sz="0" w:space="0" w:color="auto"/>
            <w:bottom w:val="none" w:sz="0" w:space="0" w:color="auto"/>
            <w:right w:val="none" w:sz="0" w:space="0" w:color="auto"/>
          </w:divBdr>
          <w:divsChild>
            <w:div w:id="1965037327">
              <w:marLeft w:val="0"/>
              <w:marRight w:val="0"/>
              <w:marTop w:val="0"/>
              <w:marBottom w:val="0"/>
              <w:divBdr>
                <w:top w:val="none" w:sz="0" w:space="0" w:color="auto"/>
                <w:left w:val="none" w:sz="0" w:space="0" w:color="auto"/>
                <w:bottom w:val="none" w:sz="0" w:space="0" w:color="auto"/>
                <w:right w:val="none" w:sz="0" w:space="0" w:color="auto"/>
              </w:divBdr>
              <w:divsChild>
                <w:div w:id="181556857">
                  <w:marLeft w:val="0"/>
                  <w:marRight w:val="0"/>
                  <w:marTop w:val="0"/>
                  <w:marBottom w:val="0"/>
                  <w:divBdr>
                    <w:top w:val="none" w:sz="0" w:space="0" w:color="auto"/>
                    <w:left w:val="none" w:sz="0" w:space="0" w:color="auto"/>
                    <w:bottom w:val="none" w:sz="0" w:space="0" w:color="auto"/>
                    <w:right w:val="none" w:sz="0" w:space="0" w:color="auto"/>
                  </w:divBdr>
                  <w:divsChild>
                    <w:div w:id="398943026">
                      <w:marLeft w:val="0"/>
                      <w:marRight w:val="0"/>
                      <w:marTop w:val="0"/>
                      <w:marBottom w:val="0"/>
                      <w:divBdr>
                        <w:top w:val="none" w:sz="0" w:space="0" w:color="auto"/>
                        <w:left w:val="none" w:sz="0" w:space="0" w:color="auto"/>
                        <w:bottom w:val="none" w:sz="0" w:space="0" w:color="auto"/>
                        <w:right w:val="none" w:sz="0" w:space="0" w:color="auto"/>
                      </w:divBdr>
                      <w:divsChild>
                        <w:div w:id="431321537">
                          <w:marLeft w:val="0"/>
                          <w:marRight w:val="0"/>
                          <w:marTop w:val="0"/>
                          <w:marBottom w:val="0"/>
                          <w:divBdr>
                            <w:top w:val="none" w:sz="0" w:space="0" w:color="auto"/>
                            <w:left w:val="none" w:sz="0" w:space="0" w:color="auto"/>
                            <w:bottom w:val="none" w:sz="0" w:space="0" w:color="auto"/>
                            <w:right w:val="none" w:sz="0" w:space="0" w:color="auto"/>
                          </w:divBdr>
                          <w:divsChild>
                            <w:div w:id="726034643">
                              <w:marLeft w:val="0"/>
                              <w:marRight w:val="0"/>
                              <w:marTop w:val="0"/>
                              <w:marBottom w:val="0"/>
                              <w:divBdr>
                                <w:top w:val="none" w:sz="0" w:space="0" w:color="auto"/>
                                <w:left w:val="none" w:sz="0" w:space="0" w:color="auto"/>
                                <w:bottom w:val="none" w:sz="0" w:space="0" w:color="auto"/>
                                <w:right w:val="none" w:sz="0" w:space="0" w:color="auto"/>
                              </w:divBdr>
                              <w:divsChild>
                                <w:div w:id="205442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466235">
      <w:bodyDiv w:val="1"/>
      <w:marLeft w:val="0"/>
      <w:marRight w:val="0"/>
      <w:marTop w:val="0"/>
      <w:marBottom w:val="0"/>
      <w:divBdr>
        <w:top w:val="none" w:sz="0" w:space="0" w:color="auto"/>
        <w:left w:val="none" w:sz="0" w:space="0" w:color="auto"/>
        <w:bottom w:val="none" w:sz="0" w:space="0" w:color="auto"/>
        <w:right w:val="none" w:sz="0" w:space="0" w:color="auto"/>
      </w:divBdr>
      <w:divsChild>
        <w:div w:id="2029912376">
          <w:marLeft w:val="0"/>
          <w:marRight w:val="0"/>
          <w:marTop w:val="0"/>
          <w:marBottom w:val="0"/>
          <w:divBdr>
            <w:top w:val="none" w:sz="0" w:space="0" w:color="auto"/>
            <w:left w:val="none" w:sz="0" w:space="0" w:color="auto"/>
            <w:bottom w:val="none" w:sz="0" w:space="0" w:color="auto"/>
            <w:right w:val="none" w:sz="0" w:space="0" w:color="auto"/>
          </w:divBdr>
          <w:divsChild>
            <w:div w:id="668171729">
              <w:marLeft w:val="0"/>
              <w:marRight w:val="0"/>
              <w:marTop w:val="0"/>
              <w:marBottom w:val="0"/>
              <w:divBdr>
                <w:top w:val="none" w:sz="0" w:space="0" w:color="auto"/>
                <w:left w:val="none" w:sz="0" w:space="0" w:color="auto"/>
                <w:bottom w:val="none" w:sz="0" w:space="0" w:color="auto"/>
                <w:right w:val="none" w:sz="0" w:space="0" w:color="auto"/>
              </w:divBdr>
              <w:divsChild>
                <w:div w:id="8487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4412">
          <w:marLeft w:val="0"/>
          <w:marRight w:val="0"/>
          <w:marTop w:val="0"/>
          <w:marBottom w:val="0"/>
          <w:divBdr>
            <w:top w:val="none" w:sz="0" w:space="0" w:color="auto"/>
            <w:left w:val="none" w:sz="0" w:space="0" w:color="auto"/>
            <w:bottom w:val="none" w:sz="0" w:space="0" w:color="auto"/>
            <w:right w:val="none" w:sz="0" w:space="0" w:color="auto"/>
          </w:divBdr>
          <w:divsChild>
            <w:div w:id="131310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5861">
      <w:bodyDiv w:val="1"/>
      <w:marLeft w:val="0"/>
      <w:marRight w:val="0"/>
      <w:marTop w:val="0"/>
      <w:marBottom w:val="0"/>
      <w:divBdr>
        <w:top w:val="none" w:sz="0" w:space="0" w:color="auto"/>
        <w:left w:val="none" w:sz="0" w:space="0" w:color="auto"/>
        <w:bottom w:val="none" w:sz="0" w:space="0" w:color="auto"/>
        <w:right w:val="none" w:sz="0" w:space="0" w:color="auto"/>
      </w:divBdr>
      <w:divsChild>
        <w:div w:id="1638757148">
          <w:marLeft w:val="0"/>
          <w:marRight w:val="0"/>
          <w:marTop w:val="0"/>
          <w:marBottom w:val="0"/>
          <w:divBdr>
            <w:top w:val="none" w:sz="0" w:space="0" w:color="auto"/>
            <w:left w:val="none" w:sz="0" w:space="0" w:color="auto"/>
            <w:bottom w:val="none" w:sz="0" w:space="0" w:color="auto"/>
            <w:right w:val="none" w:sz="0" w:space="0" w:color="auto"/>
          </w:divBdr>
          <w:divsChild>
            <w:div w:id="2000376870">
              <w:marLeft w:val="0"/>
              <w:marRight w:val="0"/>
              <w:marTop w:val="0"/>
              <w:marBottom w:val="0"/>
              <w:divBdr>
                <w:top w:val="none" w:sz="0" w:space="0" w:color="auto"/>
                <w:left w:val="none" w:sz="0" w:space="0" w:color="auto"/>
                <w:bottom w:val="none" w:sz="0" w:space="0" w:color="auto"/>
                <w:right w:val="none" w:sz="0" w:space="0" w:color="auto"/>
              </w:divBdr>
              <w:divsChild>
                <w:div w:id="166235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057679">
      <w:bodyDiv w:val="1"/>
      <w:marLeft w:val="0"/>
      <w:marRight w:val="0"/>
      <w:marTop w:val="0"/>
      <w:marBottom w:val="0"/>
      <w:divBdr>
        <w:top w:val="none" w:sz="0" w:space="0" w:color="auto"/>
        <w:left w:val="none" w:sz="0" w:space="0" w:color="auto"/>
        <w:bottom w:val="none" w:sz="0" w:space="0" w:color="auto"/>
        <w:right w:val="none" w:sz="0" w:space="0" w:color="auto"/>
      </w:divBdr>
      <w:divsChild>
        <w:div w:id="1913004255">
          <w:marLeft w:val="0"/>
          <w:marRight w:val="0"/>
          <w:marTop w:val="0"/>
          <w:marBottom w:val="0"/>
          <w:divBdr>
            <w:top w:val="none" w:sz="0" w:space="0" w:color="auto"/>
            <w:left w:val="none" w:sz="0" w:space="0" w:color="auto"/>
            <w:bottom w:val="none" w:sz="0" w:space="0" w:color="auto"/>
            <w:right w:val="none" w:sz="0" w:space="0" w:color="auto"/>
          </w:divBdr>
          <w:divsChild>
            <w:div w:id="901794821">
              <w:marLeft w:val="0"/>
              <w:marRight w:val="0"/>
              <w:marTop w:val="0"/>
              <w:marBottom w:val="0"/>
              <w:divBdr>
                <w:top w:val="none" w:sz="0" w:space="0" w:color="auto"/>
                <w:left w:val="none" w:sz="0" w:space="0" w:color="auto"/>
                <w:bottom w:val="none" w:sz="0" w:space="0" w:color="auto"/>
                <w:right w:val="none" w:sz="0" w:space="0" w:color="auto"/>
              </w:divBdr>
              <w:divsChild>
                <w:div w:id="19276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78316">
      <w:bodyDiv w:val="1"/>
      <w:marLeft w:val="0"/>
      <w:marRight w:val="0"/>
      <w:marTop w:val="0"/>
      <w:marBottom w:val="0"/>
      <w:divBdr>
        <w:top w:val="none" w:sz="0" w:space="0" w:color="auto"/>
        <w:left w:val="none" w:sz="0" w:space="0" w:color="auto"/>
        <w:bottom w:val="none" w:sz="0" w:space="0" w:color="auto"/>
        <w:right w:val="none" w:sz="0" w:space="0" w:color="auto"/>
      </w:divBdr>
      <w:divsChild>
        <w:div w:id="1053189932">
          <w:marLeft w:val="0"/>
          <w:marRight w:val="0"/>
          <w:marTop w:val="0"/>
          <w:marBottom w:val="0"/>
          <w:divBdr>
            <w:top w:val="none" w:sz="0" w:space="0" w:color="auto"/>
            <w:left w:val="none" w:sz="0" w:space="0" w:color="auto"/>
            <w:bottom w:val="none" w:sz="0" w:space="0" w:color="auto"/>
            <w:right w:val="none" w:sz="0" w:space="0" w:color="auto"/>
          </w:divBdr>
          <w:divsChild>
            <w:div w:id="1760322135">
              <w:marLeft w:val="0"/>
              <w:marRight w:val="0"/>
              <w:marTop w:val="0"/>
              <w:marBottom w:val="0"/>
              <w:divBdr>
                <w:top w:val="none" w:sz="0" w:space="0" w:color="auto"/>
                <w:left w:val="none" w:sz="0" w:space="0" w:color="auto"/>
                <w:bottom w:val="none" w:sz="0" w:space="0" w:color="auto"/>
                <w:right w:val="none" w:sz="0" w:space="0" w:color="auto"/>
              </w:divBdr>
              <w:divsChild>
                <w:div w:id="1127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66320">
          <w:marLeft w:val="0"/>
          <w:marRight w:val="0"/>
          <w:marTop w:val="0"/>
          <w:marBottom w:val="0"/>
          <w:divBdr>
            <w:top w:val="none" w:sz="0" w:space="0" w:color="auto"/>
            <w:left w:val="none" w:sz="0" w:space="0" w:color="auto"/>
            <w:bottom w:val="none" w:sz="0" w:space="0" w:color="auto"/>
            <w:right w:val="none" w:sz="0" w:space="0" w:color="auto"/>
          </w:divBdr>
          <w:divsChild>
            <w:div w:id="6034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94239">
      <w:bodyDiv w:val="1"/>
      <w:marLeft w:val="0"/>
      <w:marRight w:val="0"/>
      <w:marTop w:val="0"/>
      <w:marBottom w:val="0"/>
      <w:divBdr>
        <w:top w:val="none" w:sz="0" w:space="0" w:color="auto"/>
        <w:left w:val="none" w:sz="0" w:space="0" w:color="auto"/>
        <w:bottom w:val="none" w:sz="0" w:space="0" w:color="auto"/>
        <w:right w:val="none" w:sz="0" w:space="0" w:color="auto"/>
      </w:divBdr>
      <w:divsChild>
        <w:div w:id="1572037393">
          <w:marLeft w:val="0"/>
          <w:marRight w:val="0"/>
          <w:marTop w:val="0"/>
          <w:marBottom w:val="0"/>
          <w:divBdr>
            <w:top w:val="none" w:sz="0" w:space="0" w:color="auto"/>
            <w:left w:val="none" w:sz="0" w:space="0" w:color="auto"/>
            <w:bottom w:val="none" w:sz="0" w:space="0" w:color="auto"/>
            <w:right w:val="none" w:sz="0" w:space="0" w:color="auto"/>
          </w:divBdr>
          <w:divsChild>
            <w:div w:id="1848207947">
              <w:marLeft w:val="0"/>
              <w:marRight w:val="0"/>
              <w:marTop w:val="0"/>
              <w:marBottom w:val="0"/>
              <w:divBdr>
                <w:top w:val="none" w:sz="0" w:space="0" w:color="auto"/>
                <w:left w:val="none" w:sz="0" w:space="0" w:color="auto"/>
                <w:bottom w:val="none" w:sz="0" w:space="0" w:color="auto"/>
                <w:right w:val="none" w:sz="0" w:space="0" w:color="auto"/>
              </w:divBdr>
              <w:divsChild>
                <w:div w:id="891232458">
                  <w:marLeft w:val="0"/>
                  <w:marRight w:val="0"/>
                  <w:marTop w:val="0"/>
                  <w:marBottom w:val="0"/>
                  <w:divBdr>
                    <w:top w:val="none" w:sz="0" w:space="0" w:color="auto"/>
                    <w:left w:val="none" w:sz="0" w:space="0" w:color="auto"/>
                    <w:bottom w:val="none" w:sz="0" w:space="0" w:color="auto"/>
                    <w:right w:val="none" w:sz="0" w:space="0" w:color="auto"/>
                  </w:divBdr>
                  <w:divsChild>
                    <w:div w:id="1846312887">
                      <w:marLeft w:val="0"/>
                      <w:marRight w:val="0"/>
                      <w:marTop w:val="0"/>
                      <w:marBottom w:val="0"/>
                      <w:divBdr>
                        <w:top w:val="none" w:sz="0" w:space="0" w:color="auto"/>
                        <w:left w:val="none" w:sz="0" w:space="0" w:color="auto"/>
                        <w:bottom w:val="none" w:sz="0" w:space="0" w:color="auto"/>
                        <w:right w:val="none" w:sz="0" w:space="0" w:color="auto"/>
                      </w:divBdr>
                      <w:divsChild>
                        <w:div w:id="1962106416">
                          <w:marLeft w:val="0"/>
                          <w:marRight w:val="0"/>
                          <w:marTop w:val="0"/>
                          <w:marBottom w:val="0"/>
                          <w:divBdr>
                            <w:top w:val="none" w:sz="0" w:space="0" w:color="auto"/>
                            <w:left w:val="none" w:sz="0" w:space="0" w:color="auto"/>
                            <w:bottom w:val="none" w:sz="0" w:space="0" w:color="auto"/>
                            <w:right w:val="none" w:sz="0" w:space="0" w:color="auto"/>
                          </w:divBdr>
                          <w:divsChild>
                            <w:div w:id="377901815">
                              <w:marLeft w:val="0"/>
                              <w:marRight w:val="0"/>
                              <w:marTop w:val="0"/>
                              <w:marBottom w:val="0"/>
                              <w:divBdr>
                                <w:top w:val="none" w:sz="0" w:space="0" w:color="auto"/>
                                <w:left w:val="none" w:sz="0" w:space="0" w:color="auto"/>
                                <w:bottom w:val="none" w:sz="0" w:space="0" w:color="auto"/>
                                <w:right w:val="none" w:sz="0" w:space="0" w:color="auto"/>
                              </w:divBdr>
                              <w:divsChild>
                                <w:div w:id="1329014247">
                                  <w:marLeft w:val="0"/>
                                  <w:marRight w:val="0"/>
                                  <w:marTop w:val="0"/>
                                  <w:marBottom w:val="0"/>
                                  <w:divBdr>
                                    <w:top w:val="none" w:sz="0" w:space="0" w:color="auto"/>
                                    <w:left w:val="none" w:sz="0" w:space="0" w:color="auto"/>
                                    <w:bottom w:val="none" w:sz="0" w:space="0" w:color="auto"/>
                                    <w:right w:val="none" w:sz="0" w:space="0" w:color="auto"/>
                                  </w:divBdr>
                                  <w:divsChild>
                                    <w:div w:id="8711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620457">
          <w:marLeft w:val="0"/>
          <w:marRight w:val="0"/>
          <w:marTop w:val="0"/>
          <w:marBottom w:val="0"/>
          <w:divBdr>
            <w:top w:val="none" w:sz="0" w:space="0" w:color="auto"/>
            <w:left w:val="none" w:sz="0" w:space="0" w:color="auto"/>
            <w:bottom w:val="none" w:sz="0" w:space="0" w:color="auto"/>
            <w:right w:val="none" w:sz="0" w:space="0" w:color="auto"/>
          </w:divBdr>
          <w:divsChild>
            <w:div w:id="857085432">
              <w:marLeft w:val="0"/>
              <w:marRight w:val="0"/>
              <w:marTop w:val="0"/>
              <w:marBottom w:val="0"/>
              <w:divBdr>
                <w:top w:val="none" w:sz="0" w:space="0" w:color="auto"/>
                <w:left w:val="none" w:sz="0" w:space="0" w:color="auto"/>
                <w:bottom w:val="none" w:sz="0" w:space="0" w:color="auto"/>
                <w:right w:val="none" w:sz="0" w:space="0" w:color="auto"/>
              </w:divBdr>
              <w:divsChild>
                <w:div w:id="1717512853">
                  <w:marLeft w:val="0"/>
                  <w:marRight w:val="0"/>
                  <w:marTop w:val="0"/>
                  <w:marBottom w:val="0"/>
                  <w:divBdr>
                    <w:top w:val="none" w:sz="0" w:space="0" w:color="auto"/>
                    <w:left w:val="none" w:sz="0" w:space="0" w:color="auto"/>
                    <w:bottom w:val="none" w:sz="0" w:space="0" w:color="auto"/>
                    <w:right w:val="none" w:sz="0" w:space="0" w:color="auto"/>
                  </w:divBdr>
                  <w:divsChild>
                    <w:div w:id="1889682149">
                      <w:marLeft w:val="0"/>
                      <w:marRight w:val="0"/>
                      <w:marTop w:val="0"/>
                      <w:marBottom w:val="0"/>
                      <w:divBdr>
                        <w:top w:val="none" w:sz="0" w:space="0" w:color="auto"/>
                        <w:left w:val="none" w:sz="0" w:space="0" w:color="auto"/>
                        <w:bottom w:val="none" w:sz="0" w:space="0" w:color="auto"/>
                        <w:right w:val="none" w:sz="0" w:space="0" w:color="auto"/>
                      </w:divBdr>
                      <w:divsChild>
                        <w:div w:id="1589730600">
                          <w:marLeft w:val="0"/>
                          <w:marRight w:val="0"/>
                          <w:marTop w:val="0"/>
                          <w:marBottom w:val="0"/>
                          <w:divBdr>
                            <w:top w:val="none" w:sz="0" w:space="0" w:color="auto"/>
                            <w:left w:val="none" w:sz="0" w:space="0" w:color="auto"/>
                            <w:bottom w:val="none" w:sz="0" w:space="0" w:color="auto"/>
                            <w:right w:val="none" w:sz="0" w:space="0" w:color="auto"/>
                          </w:divBdr>
                          <w:divsChild>
                            <w:div w:id="236521675">
                              <w:marLeft w:val="0"/>
                              <w:marRight w:val="0"/>
                              <w:marTop w:val="0"/>
                              <w:marBottom w:val="0"/>
                              <w:divBdr>
                                <w:top w:val="none" w:sz="0" w:space="0" w:color="auto"/>
                                <w:left w:val="none" w:sz="0" w:space="0" w:color="auto"/>
                                <w:bottom w:val="none" w:sz="0" w:space="0" w:color="auto"/>
                                <w:right w:val="none" w:sz="0" w:space="0" w:color="auto"/>
                              </w:divBdr>
                              <w:divsChild>
                                <w:div w:id="2014061824">
                                  <w:marLeft w:val="0"/>
                                  <w:marRight w:val="0"/>
                                  <w:marTop w:val="0"/>
                                  <w:marBottom w:val="0"/>
                                  <w:divBdr>
                                    <w:top w:val="none" w:sz="0" w:space="0" w:color="auto"/>
                                    <w:left w:val="none" w:sz="0" w:space="0" w:color="auto"/>
                                    <w:bottom w:val="none" w:sz="0" w:space="0" w:color="auto"/>
                                    <w:right w:val="none" w:sz="0" w:space="0" w:color="auto"/>
                                  </w:divBdr>
                                  <w:divsChild>
                                    <w:div w:id="8557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5998986">
      <w:bodyDiv w:val="1"/>
      <w:marLeft w:val="0"/>
      <w:marRight w:val="0"/>
      <w:marTop w:val="0"/>
      <w:marBottom w:val="0"/>
      <w:divBdr>
        <w:top w:val="none" w:sz="0" w:space="0" w:color="auto"/>
        <w:left w:val="none" w:sz="0" w:space="0" w:color="auto"/>
        <w:bottom w:val="none" w:sz="0" w:space="0" w:color="auto"/>
        <w:right w:val="none" w:sz="0" w:space="0" w:color="auto"/>
      </w:divBdr>
    </w:div>
    <w:div w:id="502010819">
      <w:bodyDiv w:val="1"/>
      <w:marLeft w:val="0"/>
      <w:marRight w:val="0"/>
      <w:marTop w:val="0"/>
      <w:marBottom w:val="0"/>
      <w:divBdr>
        <w:top w:val="none" w:sz="0" w:space="0" w:color="auto"/>
        <w:left w:val="none" w:sz="0" w:space="0" w:color="auto"/>
        <w:bottom w:val="none" w:sz="0" w:space="0" w:color="auto"/>
        <w:right w:val="none" w:sz="0" w:space="0" w:color="auto"/>
      </w:divBdr>
      <w:divsChild>
        <w:div w:id="933250558">
          <w:marLeft w:val="0"/>
          <w:marRight w:val="0"/>
          <w:marTop w:val="0"/>
          <w:marBottom w:val="0"/>
          <w:divBdr>
            <w:top w:val="none" w:sz="0" w:space="0" w:color="auto"/>
            <w:left w:val="none" w:sz="0" w:space="0" w:color="auto"/>
            <w:bottom w:val="none" w:sz="0" w:space="0" w:color="auto"/>
            <w:right w:val="none" w:sz="0" w:space="0" w:color="auto"/>
          </w:divBdr>
          <w:divsChild>
            <w:div w:id="1226724489">
              <w:marLeft w:val="0"/>
              <w:marRight w:val="0"/>
              <w:marTop w:val="0"/>
              <w:marBottom w:val="0"/>
              <w:divBdr>
                <w:top w:val="none" w:sz="0" w:space="0" w:color="auto"/>
                <w:left w:val="none" w:sz="0" w:space="0" w:color="auto"/>
                <w:bottom w:val="none" w:sz="0" w:space="0" w:color="auto"/>
                <w:right w:val="none" w:sz="0" w:space="0" w:color="auto"/>
              </w:divBdr>
            </w:div>
          </w:divsChild>
        </w:div>
        <w:div w:id="1048992841">
          <w:marLeft w:val="0"/>
          <w:marRight w:val="0"/>
          <w:marTop w:val="0"/>
          <w:marBottom w:val="0"/>
          <w:divBdr>
            <w:top w:val="none" w:sz="0" w:space="0" w:color="auto"/>
            <w:left w:val="none" w:sz="0" w:space="0" w:color="auto"/>
            <w:bottom w:val="none" w:sz="0" w:space="0" w:color="auto"/>
            <w:right w:val="none" w:sz="0" w:space="0" w:color="auto"/>
          </w:divBdr>
          <w:divsChild>
            <w:div w:id="1227456102">
              <w:marLeft w:val="0"/>
              <w:marRight w:val="0"/>
              <w:marTop w:val="0"/>
              <w:marBottom w:val="0"/>
              <w:divBdr>
                <w:top w:val="none" w:sz="0" w:space="0" w:color="auto"/>
                <w:left w:val="none" w:sz="0" w:space="0" w:color="auto"/>
                <w:bottom w:val="none" w:sz="0" w:space="0" w:color="auto"/>
                <w:right w:val="none" w:sz="0" w:space="0" w:color="auto"/>
              </w:divBdr>
            </w:div>
          </w:divsChild>
        </w:div>
        <w:div w:id="904880743">
          <w:marLeft w:val="0"/>
          <w:marRight w:val="0"/>
          <w:marTop w:val="0"/>
          <w:marBottom w:val="0"/>
          <w:divBdr>
            <w:top w:val="none" w:sz="0" w:space="0" w:color="auto"/>
            <w:left w:val="none" w:sz="0" w:space="0" w:color="auto"/>
            <w:bottom w:val="none" w:sz="0" w:space="0" w:color="auto"/>
            <w:right w:val="none" w:sz="0" w:space="0" w:color="auto"/>
          </w:divBdr>
          <w:divsChild>
            <w:div w:id="19903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0654">
      <w:bodyDiv w:val="1"/>
      <w:marLeft w:val="0"/>
      <w:marRight w:val="0"/>
      <w:marTop w:val="0"/>
      <w:marBottom w:val="0"/>
      <w:divBdr>
        <w:top w:val="none" w:sz="0" w:space="0" w:color="auto"/>
        <w:left w:val="none" w:sz="0" w:space="0" w:color="auto"/>
        <w:bottom w:val="none" w:sz="0" w:space="0" w:color="auto"/>
        <w:right w:val="none" w:sz="0" w:space="0" w:color="auto"/>
      </w:divBdr>
      <w:divsChild>
        <w:div w:id="1798378970">
          <w:marLeft w:val="0"/>
          <w:marRight w:val="0"/>
          <w:marTop w:val="0"/>
          <w:marBottom w:val="0"/>
          <w:divBdr>
            <w:top w:val="none" w:sz="0" w:space="0" w:color="auto"/>
            <w:left w:val="none" w:sz="0" w:space="0" w:color="auto"/>
            <w:bottom w:val="none" w:sz="0" w:space="0" w:color="auto"/>
            <w:right w:val="none" w:sz="0" w:space="0" w:color="auto"/>
          </w:divBdr>
          <w:divsChild>
            <w:div w:id="1145202358">
              <w:marLeft w:val="0"/>
              <w:marRight w:val="0"/>
              <w:marTop w:val="0"/>
              <w:marBottom w:val="0"/>
              <w:divBdr>
                <w:top w:val="none" w:sz="0" w:space="0" w:color="auto"/>
                <w:left w:val="none" w:sz="0" w:space="0" w:color="auto"/>
                <w:bottom w:val="none" w:sz="0" w:space="0" w:color="auto"/>
                <w:right w:val="none" w:sz="0" w:space="0" w:color="auto"/>
              </w:divBdr>
              <w:divsChild>
                <w:div w:id="2130077054">
                  <w:marLeft w:val="0"/>
                  <w:marRight w:val="0"/>
                  <w:marTop w:val="0"/>
                  <w:marBottom w:val="0"/>
                  <w:divBdr>
                    <w:top w:val="none" w:sz="0" w:space="0" w:color="auto"/>
                    <w:left w:val="none" w:sz="0" w:space="0" w:color="auto"/>
                    <w:bottom w:val="none" w:sz="0" w:space="0" w:color="auto"/>
                    <w:right w:val="none" w:sz="0" w:space="0" w:color="auto"/>
                  </w:divBdr>
                  <w:divsChild>
                    <w:div w:id="1145968735">
                      <w:marLeft w:val="0"/>
                      <w:marRight w:val="0"/>
                      <w:marTop w:val="0"/>
                      <w:marBottom w:val="0"/>
                      <w:divBdr>
                        <w:top w:val="none" w:sz="0" w:space="0" w:color="auto"/>
                        <w:left w:val="none" w:sz="0" w:space="0" w:color="auto"/>
                        <w:bottom w:val="none" w:sz="0" w:space="0" w:color="auto"/>
                        <w:right w:val="none" w:sz="0" w:space="0" w:color="auto"/>
                      </w:divBdr>
                      <w:divsChild>
                        <w:div w:id="1689407962">
                          <w:marLeft w:val="0"/>
                          <w:marRight w:val="0"/>
                          <w:marTop w:val="0"/>
                          <w:marBottom w:val="0"/>
                          <w:divBdr>
                            <w:top w:val="none" w:sz="0" w:space="0" w:color="auto"/>
                            <w:left w:val="none" w:sz="0" w:space="0" w:color="auto"/>
                            <w:bottom w:val="none" w:sz="0" w:space="0" w:color="auto"/>
                            <w:right w:val="none" w:sz="0" w:space="0" w:color="auto"/>
                          </w:divBdr>
                          <w:divsChild>
                            <w:div w:id="756561119">
                              <w:marLeft w:val="0"/>
                              <w:marRight w:val="0"/>
                              <w:marTop w:val="0"/>
                              <w:marBottom w:val="0"/>
                              <w:divBdr>
                                <w:top w:val="none" w:sz="0" w:space="0" w:color="auto"/>
                                <w:left w:val="none" w:sz="0" w:space="0" w:color="auto"/>
                                <w:bottom w:val="none" w:sz="0" w:space="0" w:color="auto"/>
                                <w:right w:val="none" w:sz="0" w:space="0" w:color="auto"/>
                              </w:divBdr>
                              <w:divsChild>
                                <w:div w:id="258760618">
                                  <w:marLeft w:val="0"/>
                                  <w:marRight w:val="0"/>
                                  <w:marTop w:val="0"/>
                                  <w:marBottom w:val="0"/>
                                  <w:divBdr>
                                    <w:top w:val="none" w:sz="0" w:space="0" w:color="auto"/>
                                    <w:left w:val="none" w:sz="0" w:space="0" w:color="auto"/>
                                    <w:bottom w:val="none" w:sz="0" w:space="0" w:color="auto"/>
                                    <w:right w:val="none" w:sz="0" w:space="0" w:color="auto"/>
                                  </w:divBdr>
                                  <w:divsChild>
                                    <w:div w:id="2191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095302">
          <w:marLeft w:val="0"/>
          <w:marRight w:val="0"/>
          <w:marTop w:val="0"/>
          <w:marBottom w:val="0"/>
          <w:divBdr>
            <w:top w:val="none" w:sz="0" w:space="0" w:color="auto"/>
            <w:left w:val="none" w:sz="0" w:space="0" w:color="auto"/>
            <w:bottom w:val="none" w:sz="0" w:space="0" w:color="auto"/>
            <w:right w:val="none" w:sz="0" w:space="0" w:color="auto"/>
          </w:divBdr>
          <w:divsChild>
            <w:div w:id="1961760269">
              <w:marLeft w:val="0"/>
              <w:marRight w:val="0"/>
              <w:marTop w:val="0"/>
              <w:marBottom w:val="0"/>
              <w:divBdr>
                <w:top w:val="none" w:sz="0" w:space="0" w:color="auto"/>
                <w:left w:val="none" w:sz="0" w:space="0" w:color="auto"/>
                <w:bottom w:val="none" w:sz="0" w:space="0" w:color="auto"/>
                <w:right w:val="none" w:sz="0" w:space="0" w:color="auto"/>
              </w:divBdr>
              <w:divsChild>
                <w:div w:id="504250923">
                  <w:marLeft w:val="0"/>
                  <w:marRight w:val="0"/>
                  <w:marTop w:val="0"/>
                  <w:marBottom w:val="0"/>
                  <w:divBdr>
                    <w:top w:val="none" w:sz="0" w:space="0" w:color="auto"/>
                    <w:left w:val="none" w:sz="0" w:space="0" w:color="auto"/>
                    <w:bottom w:val="none" w:sz="0" w:space="0" w:color="auto"/>
                    <w:right w:val="none" w:sz="0" w:space="0" w:color="auto"/>
                  </w:divBdr>
                  <w:divsChild>
                    <w:div w:id="859007705">
                      <w:marLeft w:val="0"/>
                      <w:marRight w:val="0"/>
                      <w:marTop w:val="0"/>
                      <w:marBottom w:val="0"/>
                      <w:divBdr>
                        <w:top w:val="none" w:sz="0" w:space="0" w:color="auto"/>
                        <w:left w:val="none" w:sz="0" w:space="0" w:color="auto"/>
                        <w:bottom w:val="none" w:sz="0" w:space="0" w:color="auto"/>
                        <w:right w:val="none" w:sz="0" w:space="0" w:color="auto"/>
                      </w:divBdr>
                      <w:divsChild>
                        <w:div w:id="155921836">
                          <w:marLeft w:val="0"/>
                          <w:marRight w:val="0"/>
                          <w:marTop w:val="0"/>
                          <w:marBottom w:val="0"/>
                          <w:divBdr>
                            <w:top w:val="none" w:sz="0" w:space="0" w:color="auto"/>
                            <w:left w:val="none" w:sz="0" w:space="0" w:color="auto"/>
                            <w:bottom w:val="none" w:sz="0" w:space="0" w:color="auto"/>
                            <w:right w:val="none" w:sz="0" w:space="0" w:color="auto"/>
                          </w:divBdr>
                          <w:divsChild>
                            <w:div w:id="241842177">
                              <w:marLeft w:val="0"/>
                              <w:marRight w:val="0"/>
                              <w:marTop w:val="0"/>
                              <w:marBottom w:val="0"/>
                              <w:divBdr>
                                <w:top w:val="none" w:sz="0" w:space="0" w:color="auto"/>
                                <w:left w:val="none" w:sz="0" w:space="0" w:color="auto"/>
                                <w:bottom w:val="none" w:sz="0" w:space="0" w:color="auto"/>
                                <w:right w:val="none" w:sz="0" w:space="0" w:color="auto"/>
                              </w:divBdr>
                              <w:divsChild>
                                <w:div w:id="1563298223">
                                  <w:marLeft w:val="0"/>
                                  <w:marRight w:val="0"/>
                                  <w:marTop w:val="0"/>
                                  <w:marBottom w:val="0"/>
                                  <w:divBdr>
                                    <w:top w:val="none" w:sz="0" w:space="0" w:color="auto"/>
                                    <w:left w:val="none" w:sz="0" w:space="0" w:color="auto"/>
                                    <w:bottom w:val="none" w:sz="0" w:space="0" w:color="auto"/>
                                    <w:right w:val="none" w:sz="0" w:space="0" w:color="auto"/>
                                  </w:divBdr>
                                  <w:divsChild>
                                    <w:div w:id="13246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0515469">
      <w:bodyDiv w:val="1"/>
      <w:marLeft w:val="0"/>
      <w:marRight w:val="0"/>
      <w:marTop w:val="0"/>
      <w:marBottom w:val="0"/>
      <w:divBdr>
        <w:top w:val="none" w:sz="0" w:space="0" w:color="auto"/>
        <w:left w:val="none" w:sz="0" w:space="0" w:color="auto"/>
        <w:bottom w:val="none" w:sz="0" w:space="0" w:color="auto"/>
        <w:right w:val="none" w:sz="0" w:space="0" w:color="auto"/>
      </w:divBdr>
      <w:divsChild>
        <w:div w:id="1814981130">
          <w:marLeft w:val="0"/>
          <w:marRight w:val="0"/>
          <w:marTop w:val="0"/>
          <w:marBottom w:val="0"/>
          <w:divBdr>
            <w:top w:val="none" w:sz="0" w:space="0" w:color="auto"/>
            <w:left w:val="none" w:sz="0" w:space="0" w:color="auto"/>
            <w:bottom w:val="none" w:sz="0" w:space="0" w:color="auto"/>
            <w:right w:val="none" w:sz="0" w:space="0" w:color="auto"/>
          </w:divBdr>
          <w:divsChild>
            <w:div w:id="551426563">
              <w:marLeft w:val="0"/>
              <w:marRight w:val="0"/>
              <w:marTop w:val="0"/>
              <w:marBottom w:val="0"/>
              <w:divBdr>
                <w:top w:val="none" w:sz="0" w:space="0" w:color="auto"/>
                <w:left w:val="none" w:sz="0" w:space="0" w:color="auto"/>
                <w:bottom w:val="none" w:sz="0" w:space="0" w:color="auto"/>
                <w:right w:val="none" w:sz="0" w:space="0" w:color="auto"/>
              </w:divBdr>
              <w:divsChild>
                <w:div w:id="1521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70215">
          <w:marLeft w:val="0"/>
          <w:marRight w:val="0"/>
          <w:marTop w:val="0"/>
          <w:marBottom w:val="0"/>
          <w:divBdr>
            <w:top w:val="none" w:sz="0" w:space="0" w:color="auto"/>
            <w:left w:val="none" w:sz="0" w:space="0" w:color="auto"/>
            <w:bottom w:val="none" w:sz="0" w:space="0" w:color="auto"/>
            <w:right w:val="none" w:sz="0" w:space="0" w:color="auto"/>
          </w:divBdr>
          <w:divsChild>
            <w:div w:id="47599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9870">
      <w:bodyDiv w:val="1"/>
      <w:marLeft w:val="0"/>
      <w:marRight w:val="0"/>
      <w:marTop w:val="0"/>
      <w:marBottom w:val="0"/>
      <w:divBdr>
        <w:top w:val="none" w:sz="0" w:space="0" w:color="auto"/>
        <w:left w:val="none" w:sz="0" w:space="0" w:color="auto"/>
        <w:bottom w:val="none" w:sz="0" w:space="0" w:color="auto"/>
        <w:right w:val="none" w:sz="0" w:space="0" w:color="auto"/>
      </w:divBdr>
      <w:divsChild>
        <w:div w:id="854146827">
          <w:marLeft w:val="0"/>
          <w:marRight w:val="0"/>
          <w:marTop w:val="0"/>
          <w:marBottom w:val="0"/>
          <w:divBdr>
            <w:top w:val="none" w:sz="0" w:space="0" w:color="auto"/>
            <w:left w:val="none" w:sz="0" w:space="0" w:color="auto"/>
            <w:bottom w:val="none" w:sz="0" w:space="0" w:color="auto"/>
            <w:right w:val="none" w:sz="0" w:space="0" w:color="auto"/>
          </w:divBdr>
          <w:divsChild>
            <w:div w:id="1401133">
              <w:marLeft w:val="0"/>
              <w:marRight w:val="0"/>
              <w:marTop w:val="0"/>
              <w:marBottom w:val="0"/>
              <w:divBdr>
                <w:top w:val="none" w:sz="0" w:space="0" w:color="auto"/>
                <w:left w:val="none" w:sz="0" w:space="0" w:color="auto"/>
                <w:bottom w:val="none" w:sz="0" w:space="0" w:color="auto"/>
                <w:right w:val="none" w:sz="0" w:space="0" w:color="auto"/>
              </w:divBdr>
              <w:divsChild>
                <w:div w:id="796608710">
                  <w:marLeft w:val="0"/>
                  <w:marRight w:val="0"/>
                  <w:marTop w:val="0"/>
                  <w:marBottom w:val="0"/>
                  <w:divBdr>
                    <w:top w:val="none" w:sz="0" w:space="0" w:color="auto"/>
                    <w:left w:val="none" w:sz="0" w:space="0" w:color="auto"/>
                    <w:bottom w:val="none" w:sz="0" w:space="0" w:color="auto"/>
                    <w:right w:val="none" w:sz="0" w:space="0" w:color="auto"/>
                  </w:divBdr>
                  <w:divsChild>
                    <w:div w:id="1370371520">
                      <w:marLeft w:val="0"/>
                      <w:marRight w:val="0"/>
                      <w:marTop w:val="0"/>
                      <w:marBottom w:val="0"/>
                      <w:divBdr>
                        <w:top w:val="none" w:sz="0" w:space="0" w:color="auto"/>
                        <w:left w:val="none" w:sz="0" w:space="0" w:color="auto"/>
                        <w:bottom w:val="none" w:sz="0" w:space="0" w:color="auto"/>
                        <w:right w:val="none" w:sz="0" w:space="0" w:color="auto"/>
                      </w:divBdr>
                      <w:divsChild>
                        <w:div w:id="1866096772">
                          <w:marLeft w:val="0"/>
                          <w:marRight w:val="0"/>
                          <w:marTop w:val="0"/>
                          <w:marBottom w:val="0"/>
                          <w:divBdr>
                            <w:top w:val="none" w:sz="0" w:space="0" w:color="auto"/>
                            <w:left w:val="none" w:sz="0" w:space="0" w:color="auto"/>
                            <w:bottom w:val="none" w:sz="0" w:space="0" w:color="auto"/>
                            <w:right w:val="none" w:sz="0" w:space="0" w:color="auto"/>
                          </w:divBdr>
                          <w:divsChild>
                            <w:div w:id="341588298">
                              <w:marLeft w:val="0"/>
                              <w:marRight w:val="0"/>
                              <w:marTop w:val="0"/>
                              <w:marBottom w:val="0"/>
                              <w:divBdr>
                                <w:top w:val="none" w:sz="0" w:space="0" w:color="auto"/>
                                <w:left w:val="none" w:sz="0" w:space="0" w:color="auto"/>
                                <w:bottom w:val="none" w:sz="0" w:space="0" w:color="auto"/>
                                <w:right w:val="none" w:sz="0" w:space="0" w:color="auto"/>
                              </w:divBdr>
                              <w:divsChild>
                                <w:div w:id="7206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610409">
          <w:marLeft w:val="0"/>
          <w:marRight w:val="0"/>
          <w:marTop w:val="0"/>
          <w:marBottom w:val="0"/>
          <w:divBdr>
            <w:top w:val="none" w:sz="0" w:space="0" w:color="auto"/>
            <w:left w:val="none" w:sz="0" w:space="0" w:color="auto"/>
            <w:bottom w:val="none" w:sz="0" w:space="0" w:color="auto"/>
            <w:right w:val="none" w:sz="0" w:space="0" w:color="auto"/>
          </w:divBdr>
          <w:divsChild>
            <w:div w:id="737673901">
              <w:marLeft w:val="0"/>
              <w:marRight w:val="0"/>
              <w:marTop w:val="0"/>
              <w:marBottom w:val="0"/>
              <w:divBdr>
                <w:top w:val="none" w:sz="0" w:space="0" w:color="auto"/>
                <w:left w:val="none" w:sz="0" w:space="0" w:color="auto"/>
                <w:bottom w:val="none" w:sz="0" w:space="0" w:color="auto"/>
                <w:right w:val="none" w:sz="0" w:space="0" w:color="auto"/>
              </w:divBdr>
              <w:divsChild>
                <w:div w:id="1475950223">
                  <w:marLeft w:val="0"/>
                  <w:marRight w:val="0"/>
                  <w:marTop w:val="0"/>
                  <w:marBottom w:val="0"/>
                  <w:divBdr>
                    <w:top w:val="none" w:sz="0" w:space="0" w:color="auto"/>
                    <w:left w:val="none" w:sz="0" w:space="0" w:color="auto"/>
                    <w:bottom w:val="none" w:sz="0" w:space="0" w:color="auto"/>
                    <w:right w:val="none" w:sz="0" w:space="0" w:color="auto"/>
                  </w:divBdr>
                  <w:divsChild>
                    <w:div w:id="1485390618">
                      <w:marLeft w:val="0"/>
                      <w:marRight w:val="0"/>
                      <w:marTop w:val="0"/>
                      <w:marBottom w:val="0"/>
                      <w:divBdr>
                        <w:top w:val="none" w:sz="0" w:space="0" w:color="auto"/>
                        <w:left w:val="none" w:sz="0" w:space="0" w:color="auto"/>
                        <w:bottom w:val="none" w:sz="0" w:space="0" w:color="auto"/>
                        <w:right w:val="none" w:sz="0" w:space="0" w:color="auto"/>
                      </w:divBdr>
                      <w:divsChild>
                        <w:div w:id="179046837">
                          <w:marLeft w:val="0"/>
                          <w:marRight w:val="0"/>
                          <w:marTop w:val="0"/>
                          <w:marBottom w:val="0"/>
                          <w:divBdr>
                            <w:top w:val="none" w:sz="0" w:space="0" w:color="auto"/>
                            <w:left w:val="none" w:sz="0" w:space="0" w:color="auto"/>
                            <w:bottom w:val="none" w:sz="0" w:space="0" w:color="auto"/>
                            <w:right w:val="none" w:sz="0" w:space="0" w:color="auto"/>
                          </w:divBdr>
                          <w:divsChild>
                            <w:div w:id="451368619">
                              <w:marLeft w:val="0"/>
                              <w:marRight w:val="0"/>
                              <w:marTop w:val="0"/>
                              <w:marBottom w:val="0"/>
                              <w:divBdr>
                                <w:top w:val="none" w:sz="0" w:space="0" w:color="auto"/>
                                <w:left w:val="none" w:sz="0" w:space="0" w:color="auto"/>
                                <w:bottom w:val="none" w:sz="0" w:space="0" w:color="auto"/>
                                <w:right w:val="none" w:sz="0" w:space="0" w:color="auto"/>
                              </w:divBdr>
                              <w:divsChild>
                                <w:div w:id="1372848279">
                                  <w:marLeft w:val="0"/>
                                  <w:marRight w:val="0"/>
                                  <w:marTop w:val="0"/>
                                  <w:marBottom w:val="0"/>
                                  <w:divBdr>
                                    <w:top w:val="none" w:sz="0" w:space="0" w:color="auto"/>
                                    <w:left w:val="none" w:sz="0" w:space="0" w:color="auto"/>
                                    <w:bottom w:val="none" w:sz="0" w:space="0" w:color="auto"/>
                                    <w:right w:val="none" w:sz="0" w:space="0" w:color="auto"/>
                                  </w:divBdr>
                                  <w:divsChild>
                                    <w:div w:id="1499922657">
                                      <w:marLeft w:val="0"/>
                                      <w:marRight w:val="0"/>
                                      <w:marTop w:val="0"/>
                                      <w:marBottom w:val="0"/>
                                      <w:divBdr>
                                        <w:top w:val="none" w:sz="0" w:space="0" w:color="auto"/>
                                        <w:left w:val="none" w:sz="0" w:space="0" w:color="auto"/>
                                        <w:bottom w:val="none" w:sz="0" w:space="0" w:color="auto"/>
                                        <w:right w:val="none" w:sz="0" w:space="0" w:color="auto"/>
                                      </w:divBdr>
                                      <w:divsChild>
                                        <w:div w:id="4026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809751">
                          <w:marLeft w:val="0"/>
                          <w:marRight w:val="0"/>
                          <w:marTop w:val="0"/>
                          <w:marBottom w:val="0"/>
                          <w:divBdr>
                            <w:top w:val="none" w:sz="0" w:space="0" w:color="auto"/>
                            <w:left w:val="none" w:sz="0" w:space="0" w:color="auto"/>
                            <w:bottom w:val="none" w:sz="0" w:space="0" w:color="auto"/>
                            <w:right w:val="none" w:sz="0" w:space="0" w:color="auto"/>
                          </w:divBdr>
                          <w:divsChild>
                            <w:div w:id="1084760024">
                              <w:marLeft w:val="0"/>
                              <w:marRight w:val="0"/>
                              <w:marTop w:val="0"/>
                              <w:marBottom w:val="0"/>
                              <w:divBdr>
                                <w:top w:val="none" w:sz="0" w:space="0" w:color="auto"/>
                                <w:left w:val="none" w:sz="0" w:space="0" w:color="auto"/>
                                <w:bottom w:val="none" w:sz="0" w:space="0" w:color="auto"/>
                                <w:right w:val="none" w:sz="0" w:space="0" w:color="auto"/>
                              </w:divBdr>
                              <w:divsChild>
                                <w:div w:id="20241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006043">
      <w:bodyDiv w:val="1"/>
      <w:marLeft w:val="0"/>
      <w:marRight w:val="0"/>
      <w:marTop w:val="0"/>
      <w:marBottom w:val="0"/>
      <w:divBdr>
        <w:top w:val="none" w:sz="0" w:space="0" w:color="auto"/>
        <w:left w:val="none" w:sz="0" w:space="0" w:color="auto"/>
        <w:bottom w:val="none" w:sz="0" w:space="0" w:color="auto"/>
        <w:right w:val="none" w:sz="0" w:space="0" w:color="auto"/>
      </w:divBdr>
    </w:div>
    <w:div w:id="598833420">
      <w:bodyDiv w:val="1"/>
      <w:marLeft w:val="0"/>
      <w:marRight w:val="0"/>
      <w:marTop w:val="0"/>
      <w:marBottom w:val="0"/>
      <w:divBdr>
        <w:top w:val="none" w:sz="0" w:space="0" w:color="auto"/>
        <w:left w:val="none" w:sz="0" w:space="0" w:color="auto"/>
        <w:bottom w:val="none" w:sz="0" w:space="0" w:color="auto"/>
        <w:right w:val="none" w:sz="0" w:space="0" w:color="auto"/>
      </w:divBdr>
      <w:divsChild>
        <w:div w:id="1179544057">
          <w:marLeft w:val="0"/>
          <w:marRight w:val="0"/>
          <w:marTop w:val="0"/>
          <w:marBottom w:val="0"/>
          <w:divBdr>
            <w:top w:val="none" w:sz="0" w:space="0" w:color="auto"/>
            <w:left w:val="none" w:sz="0" w:space="0" w:color="auto"/>
            <w:bottom w:val="none" w:sz="0" w:space="0" w:color="auto"/>
            <w:right w:val="none" w:sz="0" w:space="0" w:color="auto"/>
          </w:divBdr>
          <w:divsChild>
            <w:div w:id="271012044">
              <w:marLeft w:val="0"/>
              <w:marRight w:val="0"/>
              <w:marTop w:val="0"/>
              <w:marBottom w:val="0"/>
              <w:divBdr>
                <w:top w:val="none" w:sz="0" w:space="0" w:color="auto"/>
                <w:left w:val="none" w:sz="0" w:space="0" w:color="auto"/>
                <w:bottom w:val="none" w:sz="0" w:space="0" w:color="auto"/>
                <w:right w:val="none" w:sz="0" w:space="0" w:color="auto"/>
              </w:divBdr>
              <w:divsChild>
                <w:div w:id="2064327079">
                  <w:marLeft w:val="0"/>
                  <w:marRight w:val="0"/>
                  <w:marTop w:val="0"/>
                  <w:marBottom w:val="0"/>
                  <w:divBdr>
                    <w:top w:val="none" w:sz="0" w:space="0" w:color="auto"/>
                    <w:left w:val="none" w:sz="0" w:space="0" w:color="auto"/>
                    <w:bottom w:val="none" w:sz="0" w:space="0" w:color="auto"/>
                    <w:right w:val="none" w:sz="0" w:space="0" w:color="auto"/>
                  </w:divBdr>
                  <w:divsChild>
                    <w:div w:id="19819414">
                      <w:marLeft w:val="0"/>
                      <w:marRight w:val="0"/>
                      <w:marTop w:val="0"/>
                      <w:marBottom w:val="0"/>
                      <w:divBdr>
                        <w:top w:val="none" w:sz="0" w:space="0" w:color="auto"/>
                        <w:left w:val="none" w:sz="0" w:space="0" w:color="auto"/>
                        <w:bottom w:val="none" w:sz="0" w:space="0" w:color="auto"/>
                        <w:right w:val="none" w:sz="0" w:space="0" w:color="auto"/>
                      </w:divBdr>
                      <w:divsChild>
                        <w:div w:id="1586112048">
                          <w:marLeft w:val="0"/>
                          <w:marRight w:val="0"/>
                          <w:marTop w:val="0"/>
                          <w:marBottom w:val="0"/>
                          <w:divBdr>
                            <w:top w:val="none" w:sz="0" w:space="0" w:color="auto"/>
                            <w:left w:val="none" w:sz="0" w:space="0" w:color="auto"/>
                            <w:bottom w:val="none" w:sz="0" w:space="0" w:color="auto"/>
                            <w:right w:val="none" w:sz="0" w:space="0" w:color="auto"/>
                          </w:divBdr>
                          <w:divsChild>
                            <w:div w:id="378212102">
                              <w:marLeft w:val="0"/>
                              <w:marRight w:val="0"/>
                              <w:marTop w:val="0"/>
                              <w:marBottom w:val="0"/>
                              <w:divBdr>
                                <w:top w:val="none" w:sz="0" w:space="0" w:color="auto"/>
                                <w:left w:val="none" w:sz="0" w:space="0" w:color="auto"/>
                                <w:bottom w:val="none" w:sz="0" w:space="0" w:color="auto"/>
                                <w:right w:val="none" w:sz="0" w:space="0" w:color="auto"/>
                              </w:divBdr>
                              <w:divsChild>
                                <w:div w:id="9884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790953">
          <w:marLeft w:val="0"/>
          <w:marRight w:val="0"/>
          <w:marTop w:val="0"/>
          <w:marBottom w:val="0"/>
          <w:divBdr>
            <w:top w:val="none" w:sz="0" w:space="0" w:color="auto"/>
            <w:left w:val="none" w:sz="0" w:space="0" w:color="auto"/>
            <w:bottom w:val="none" w:sz="0" w:space="0" w:color="auto"/>
            <w:right w:val="none" w:sz="0" w:space="0" w:color="auto"/>
          </w:divBdr>
          <w:divsChild>
            <w:div w:id="1981811827">
              <w:marLeft w:val="0"/>
              <w:marRight w:val="0"/>
              <w:marTop w:val="0"/>
              <w:marBottom w:val="0"/>
              <w:divBdr>
                <w:top w:val="none" w:sz="0" w:space="0" w:color="auto"/>
                <w:left w:val="none" w:sz="0" w:space="0" w:color="auto"/>
                <w:bottom w:val="none" w:sz="0" w:space="0" w:color="auto"/>
                <w:right w:val="none" w:sz="0" w:space="0" w:color="auto"/>
              </w:divBdr>
              <w:divsChild>
                <w:div w:id="741873835">
                  <w:marLeft w:val="0"/>
                  <w:marRight w:val="0"/>
                  <w:marTop w:val="0"/>
                  <w:marBottom w:val="0"/>
                  <w:divBdr>
                    <w:top w:val="none" w:sz="0" w:space="0" w:color="auto"/>
                    <w:left w:val="none" w:sz="0" w:space="0" w:color="auto"/>
                    <w:bottom w:val="none" w:sz="0" w:space="0" w:color="auto"/>
                    <w:right w:val="none" w:sz="0" w:space="0" w:color="auto"/>
                  </w:divBdr>
                  <w:divsChild>
                    <w:div w:id="16466222">
                      <w:marLeft w:val="0"/>
                      <w:marRight w:val="0"/>
                      <w:marTop w:val="0"/>
                      <w:marBottom w:val="0"/>
                      <w:divBdr>
                        <w:top w:val="none" w:sz="0" w:space="0" w:color="auto"/>
                        <w:left w:val="none" w:sz="0" w:space="0" w:color="auto"/>
                        <w:bottom w:val="none" w:sz="0" w:space="0" w:color="auto"/>
                        <w:right w:val="none" w:sz="0" w:space="0" w:color="auto"/>
                      </w:divBdr>
                      <w:divsChild>
                        <w:div w:id="1475949181">
                          <w:marLeft w:val="0"/>
                          <w:marRight w:val="0"/>
                          <w:marTop w:val="0"/>
                          <w:marBottom w:val="0"/>
                          <w:divBdr>
                            <w:top w:val="none" w:sz="0" w:space="0" w:color="auto"/>
                            <w:left w:val="none" w:sz="0" w:space="0" w:color="auto"/>
                            <w:bottom w:val="none" w:sz="0" w:space="0" w:color="auto"/>
                            <w:right w:val="none" w:sz="0" w:space="0" w:color="auto"/>
                          </w:divBdr>
                          <w:divsChild>
                            <w:div w:id="1967807513">
                              <w:marLeft w:val="0"/>
                              <w:marRight w:val="0"/>
                              <w:marTop w:val="0"/>
                              <w:marBottom w:val="0"/>
                              <w:divBdr>
                                <w:top w:val="none" w:sz="0" w:space="0" w:color="auto"/>
                                <w:left w:val="none" w:sz="0" w:space="0" w:color="auto"/>
                                <w:bottom w:val="none" w:sz="0" w:space="0" w:color="auto"/>
                                <w:right w:val="none" w:sz="0" w:space="0" w:color="auto"/>
                              </w:divBdr>
                              <w:divsChild>
                                <w:div w:id="67712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852902">
          <w:marLeft w:val="0"/>
          <w:marRight w:val="0"/>
          <w:marTop w:val="0"/>
          <w:marBottom w:val="0"/>
          <w:divBdr>
            <w:top w:val="none" w:sz="0" w:space="0" w:color="auto"/>
            <w:left w:val="none" w:sz="0" w:space="0" w:color="auto"/>
            <w:bottom w:val="none" w:sz="0" w:space="0" w:color="auto"/>
            <w:right w:val="none" w:sz="0" w:space="0" w:color="auto"/>
          </w:divBdr>
          <w:divsChild>
            <w:div w:id="102698513">
              <w:marLeft w:val="0"/>
              <w:marRight w:val="0"/>
              <w:marTop w:val="0"/>
              <w:marBottom w:val="0"/>
              <w:divBdr>
                <w:top w:val="none" w:sz="0" w:space="0" w:color="auto"/>
                <w:left w:val="none" w:sz="0" w:space="0" w:color="auto"/>
                <w:bottom w:val="none" w:sz="0" w:space="0" w:color="auto"/>
                <w:right w:val="none" w:sz="0" w:space="0" w:color="auto"/>
              </w:divBdr>
              <w:divsChild>
                <w:div w:id="2134858608">
                  <w:marLeft w:val="0"/>
                  <w:marRight w:val="0"/>
                  <w:marTop w:val="0"/>
                  <w:marBottom w:val="0"/>
                  <w:divBdr>
                    <w:top w:val="none" w:sz="0" w:space="0" w:color="auto"/>
                    <w:left w:val="none" w:sz="0" w:space="0" w:color="auto"/>
                    <w:bottom w:val="none" w:sz="0" w:space="0" w:color="auto"/>
                    <w:right w:val="none" w:sz="0" w:space="0" w:color="auto"/>
                  </w:divBdr>
                  <w:divsChild>
                    <w:div w:id="530844206">
                      <w:marLeft w:val="0"/>
                      <w:marRight w:val="0"/>
                      <w:marTop w:val="0"/>
                      <w:marBottom w:val="0"/>
                      <w:divBdr>
                        <w:top w:val="none" w:sz="0" w:space="0" w:color="auto"/>
                        <w:left w:val="none" w:sz="0" w:space="0" w:color="auto"/>
                        <w:bottom w:val="none" w:sz="0" w:space="0" w:color="auto"/>
                        <w:right w:val="none" w:sz="0" w:space="0" w:color="auto"/>
                      </w:divBdr>
                      <w:divsChild>
                        <w:div w:id="1159269754">
                          <w:marLeft w:val="0"/>
                          <w:marRight w:val="0"/>
                          <w:marTop w:val="0"/>
                          <w:marBottom w:val="0"/>
                          <w:divBdr>
                            <w:top w:val="none" w:sz="0" w:space="0" w:color="auto"/>
                            <w:left w:val="none" w:sz="0" w:space="0" w:color="auto"/>
                            <w:bottom w:val="none" w:sz="0" w:space="0" w:color="auto"/>
                            <w:right w:val="none" w:sz="0" w:space="0" w:color="auto"/>
                          </w:divBdr>
                          <w:divsChild>
                            <w:div w:id="303585104">
                              <w:marLeft w:val="0"/>
                              <w:marRight w:val="0"/>
                              <w:marTop w:val="0"/>
                              <w:marBottom w:val="0"/>
                              <w:divBdr>
                                <w:top w:val="none" w:sz="0" w:space="0" w:color="auto"/>
                                <w:left w:val="none" w:sz="0" w:space="0" w:color="auto"/>
                                <w:bottom w:val="none" w:sz="0" w:space="0" w:color="auto"/>
                                <w:right w:val="none" w:sz="0" w:space="0" w:color="auto"/>
                              </w:divBdr>
                              <w:divsChild>
                                <w:div w:id="124565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009632">
      <w:bodyDiv w:val="1"/>
      <w:marLeft w:val="0"/>
      <w:marRight w:val="0"/>
      <w:marTop w:val="0"/>
      <w:marBottom w:val="0"/>
      <w:divBdr>
        <w:top w:val="none" w:sz="0" w:space="0" w:color="auto"/>
        <w:left w:val="none" w:sz="0" w:space="0" w:color="auto"/>
        <w:bottom w:val="none" w:sz="0" w:space="0" w:color="auto"/>
        <w:right w:val="none" w:sz="0" w:space="0" w:color="auto"/>
      </w:divBdr>
      <w:divsChild>
        <w:div w:id="1247571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47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601571554">
          <w:blockQuote w:val="1"/>
          <w:marLeft w:val="720"/>
          <w:marRight w:val="720"/>
          <w:marTop w:val="100"/>
          <w:marBottom w:val="100"/>
          <w:divBdr>
            <w:top w:val="none" w:sz="0" w:space="0" w:color="auto"/>
            <w:left w:val="none" w:sz="0" w:space="0" w:color="auto"/>
            <w:bottom w:val="none" w:sz="0" w:space="0" w:color="auto"/>
            <w:right w:val="none" w:sz="0" w:space="0" w:color="auto"/>
          </w:divBdr>
        </w:div>
        <w:div w:id="891693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862658">
          <w:blockQuote w:val="1"/>
          <w:marLeft w:val="720"/>
          <w:marRight w:val="720"/>
          <w:marTop w:val="100"/>
          <w:marBottom w:val="100"/>
          <w:divBdr>
            <w:top w:val="none" w:sz="0" w:space="0" w:color="auto"/>
            <w:left w:val="none" w:sz="0" w:space="0" w:color="auto"/>
            <w:bottom w:val="none" w:sz="0" w:space="0" w:color="auto"/>
            <w:right w:val="none" w:sz="0" w:space="0" w:color="auto"/>
          </w:divBdr>
        </w:div>
        <w:div w:id="591012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37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503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447451">
      <w:bodyDiv w:val="1"/>
      <w:marLeft w:val="0"/>
      <w:marRight w:val="0"/>
      <w:marTop w:val="0"/>
      <w:marBottom w:val="0"/>
      <w:divBdr>
        <w:top w:val="none" w:sz="0" w:space="0" w:color="auto"/>
        <w:left w:val="none" w:sz="0" w:space="0" w:color="auto"/>
        <w:bottom w:val="none" w:sz="0" w:space="0" w:color="auto"/>
        <w:right w:val="none" w:sz="0" w:space="0" w:color="auto"/>
      </w:divBdr>
      <w:divsChild>
        <w:div w:id="1410233079">
          <w:marLeft w:val="0"/>
          <w:marRight w:val="0"/>
          <w:marTop w:val="0"/>
          <w:marBottom w:val="0"/>
          <w:divBdr>
            <w:top w:val="none" w:sz="0" w:space="0" w:color="auto"/>
            <w:left w:val="none" w:sz="0" w:space="0" w:color="auto"/>
            <w:bottom w:val="none" w:sz="0" w:space="0" w:color="auto"/>
            <w:right w:val="none" w:sz="0" w:space="0" w:color="auto"/>
          </w:divBdr>
          <w:divsChild>
            <w:div w:id="1087070287">
              <w:marLeft w:val="0"/>
              <w:marRight w:val="0"/>
              <w:marTop w:val="0"/>
              <w:marBottom w:val="0"/>
              <w:divBdr>
                <w:top w:val="none" w:sz="0" w:space="0" w:color="auto"/>
                <w:left w:val="none" w:sz="0" w:space="0" w:color="auto"/>
                <w:bottom w:val="none" w:sz="0" w:space="0" w:color="auto"/>
                <w:right w:val="none" w:sz="0" w:space="0" w:color="auto"/>
              </w:divBdr>
              <w:divsChild>
                <w:div w:id="964700081">
                  <w:marLeft w:val="0"/>
                  <w:marRight w:val="0"/>
                  <w:marTop w:val="0"/>
                  <w:marBottom w:val="0"/>
                  <w:divBdr>
                    <w:top w:val="none" w:sz="0" w:space="0" w:color="auto"/>
                    <w:left w:val="none" w:sz="0" w:space="0" w:color="auto"/>
                    <w:bottom w:val="none" w:sz="0" w:space="0" w:color="auto"/>
                    <w:right w:val="none" w:sz="0" w:space="0" w:color="auto"/>
                  </w:divBdr>
                  <w:divsChild>
                    <w:div w:id="2038235765">
                      <w:marLeft w:val="0"/>
                      <w:marRight w:val="0"/>
                      <w:marTop w:val="0"/>
                      <w:marBottom w:val="0"/>
                      <w:divBdr>
                        <w:top w:val="none" w:sz="0" w:space="0" w:color="auto"/>
                        <w:left w:val="none" w:sz="0" w:space="0" w:color="auto"/>
                        <w:bottom w:val="none" w:sz="0" w:space="0" w:color="auto"/>
                        <w:right w:val="none" w:sz="0" w:space="0" w:color="auto"/>
                      </w:divBdr>
                      <w:divsChild>
                        <w:div w:id="1807161939">
                          <w:marLeft w:val="0"/>
                          <w:marRight w:val="0"/>
                          <w:marTop w:val="0"/>
                          <w:marBottom w:val="0"/>
                          <w:divBdr>
                            <w:top w:val="none" w:sz="0" w:space="0" w:color="auto"/>
                            <w:left w:val="none" w:sz="0" w:space="0" w:color="auto"/>
                            <w:bottom w:val="none" w:sz="0" w:space="0" w:color="auto"/>
                            <w:right w:val="none" w:sz="0" w:space="0" w:color="auto"/>
                          </w:divBdr>
                          <w:divsChild>
                            <w:div w:id="2029796936">
                              <w:marLeft w:val="0"/>
                              <w:marRight w:val="0"/>
                              <w:marTop w:val="0"/>
                              <w:marBottom w:val="0"/>
                              <w:divBdr>
                                <w:top w:val="none" w:sz="0" w:space="0" w:color="auto"/>
                                <w:left w:val="none" w:sz="0" w:space="0" w:color="auto"/>
                                <w:bottom w:val="none" w:sz="0" w:space="0" w:color="auto"/>
                                <w:right w:val="none" w:sz="0" w:space="0" w:color="auto"/>
                              </w:divBdr>
                              <w:divsChild>
                                <w:div w:id="1511261344">
                                  <w:marLeft w:val="0"/>
                                  <w:marRight w:val="0"/>
                                  <w:marTop w:val="0"/>
                                  <w:marBottom w:val="0"/>
                                  <w:divBdr>
                                    <w:top w:val="none" w:sz="0" w:space="0" w:color="auto"/>
                                    <w:left w:val="none" w:sz="0" w:space="0" w:color="auto"/>
                                    <w:bottom w:val="none" w:sz="0" w:space="0" w:color="auto"/>
                                    <w:right w:val="none" w:sz="0" w:space="0" w:color="auto"/>
                                  </w:divBdr>
                                  <w:divsChild>
                                    <w:div w:id="1541942497">
                                      <w:marLeft w:val="0"/>
                                      <w:marRight w:val="0"/>
                                      <w:marTop w:val="0"/>
                                      <w:marBottom w:val="0"/>
                                      <w:divBdr>
                                        <w:top w:val="none" w:sz="0" w:space="0" w:color="auto"/>
                                        <w:left w:val="none" w:sz="0" w:space="0" w:color="auto"/>
                                        <w:bottom w:val="none" w:sz="0" w:space="0" w:color="auto"/>
                                        <w:right w:val="none" w:sz="0" w:space="0" w:color="auto"/>
                                      </w:divBdr>
                                      <w:divsChild>
                                        <w:div w:id="1545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4532189">
      <w:bodyDiv w:val="1"/>
      <w:marLeft w:val="0"/>
      <w:marRight w:val="0"/>
      <w:marTop w:val="0"/>
      <w:marBottom w:val="0"/>
      <w:divBdr>
        <w:top w:val="none" w:sz="0" w:space="0" w:color="auto"/>
        <w:left w:val="none" w:sz="0" w:space="0" w:color="auto"/>
        <w:bottom w:val="none" w:sz="0" w:space="0" w:color="auto"/>
        <w:right w:val="none" w:sz="0" w:space="0" w:color="auto"/>
      </w:divBdr>
      <w:divsChild>
        <w:div w:id="664668932">
          <w:marLeft w:val="0"/>
          <w:marRight w:val="0"/>
          <w:marTop w:val="0"/>
          <w:marBottom w:val="0"/>
          <w:divBdr>
            <w:top w:val="none" w:sz="0" w:space="0" w:color="auto"/>
            <w:left w:val="none" w:sz="0" w:space="0" w:color="auto"/>
            <w:bottom w:val="none" w:sz="0" w:space="0" w:color="auto"/>
            <w:right w:val="none" w:sz="0" w:space="0" w:color="auto"/>
          </w:divBdr>
          <w:divsChild>
            <w:div w:id="853887119">
              <w:marLeft w:val="0"/>
              <w:marRight w:val="0"/>
              <w:marTop w:val="0"/>
              <w:marBottom w:val="0"/>
              <w:divBdr>
                <w:top w:val="none" w:sz="0" w:space="0" w:color="auto"/>
                <w:left w:val="none" w:sz="0" w:space="0" w:color="auto"/>
                <w:bottom w:val="none" w:sz="0" w:space="0" w:color="auto"/>
                <w:right w:val="none" w:sz="0" w:space="0" w:color="auto"/>
              </w:divBdr>
              <w:divsChild>
                <w:div w:id="1933007579">
                  <w:marLeft w:val="0"/>
                  <w:marRight w:val="0"/>
                  <w:marTop w:val="0"/>
                  <w:marBottom w:val="0"/>
                  <w:divBdr>
                    <w:top w:val="none" w:sz="0" w:space="0" w:color="auto"/>
                    <w:left w:val="none" w:sz="0" w:space="0" w:color="auto"/>
                    <w:bottom w:val="none" w:sz="0" w:space="0" w:color="auto"/>
                    <w:right w:val="none" w:sz="0" w:space="0" w:color="auto"/>
                  </w:divBdr>
                  <w:divsChild>
                    <w:div w:id="1888370408">
                      <w:marLeft w:val="0"/>
                      <w:marRight w:val="0"/>
                      <w:marTop w:val="0"/>
                      <w:marBottom w:val="0"/>
                      <w:divBdr>
                        <w:top w:val="none" w:sz="0" w:space="0" w:color="auto"/>
                        <w:left w:val="none" w:sz="0" w:space="0" w:color="auto"/>
                        <w:bottom w:val="none" w:sz="0" w:space="0" w:color="auto"/>
                        <w:right w:val="none" w:sz="0" w:space="0" w:color="auto"/>
                      </w:divBdr>
                      <w:divsChild>
                        <w:div w:id="368065867">
                          <w:marLeft w:val="0"/>
                          <w:marRight w:val="0"/>
                          <w:marTop w:val="0"/>
                          <w:marBottom w:val="0"/>
                          <w:divBdr>
                            <w:top w:val="none" w:sz="0" w:space="0" w:color="auto"/>
                            <w:left w:val="none" w:sz="0" w:space="0" w:color="auto"/>
                            <w:bottom w:val="none" w:sz="0" w:space="0" w:color="auto"/>
                            <w:right w:val="none" w:sz="0" w:space="0" w:color="auto"/>
                          </w:divBdr>
                          <w:divsChild>
                            <w:div w:id="1482650640">
                              <w:marLeft w:val="0"/>
                              <w:marRight w:val="0"/>
                              <w:marTop w:val="0"/>
                              <w:marBottom w:val="0"/>
                              <w:divBdr>
                                <w:top w:val="none" w:sz="0" w:space="0" w:color="auto"/>
                                <w:left w:val="none" w:sz="0" w:space="0" w:color="auto"/>
                                <w:bottom w:val="none" w:sz="0" w:space="0" w:color="auto"/>
                                <w:right w:val="none" w:sz="0" w:space="0" w:color="auto"/>
                              </w:divBdr>
                            </w:div>
                            <w:div w:id="1576012371">
                              <w:marLeft w:val="0"/>
                              <w:marRight w:val="0"/>
                              <w:marTop w:val="0"/>
                              <w:marBottom w:val="0"/>
                              <w:divBdr>
                                <w:top w:val="none" w:sz="0" w:space="0" w:color="auto"/>
                                <w:left w:val="none" w:sz="0" w:space="0" w:color="auto"/>
                                <w:bottom w:val="none" w:sz="0" w:space="0" w:color="auto"/>
                                <w:right w:val="none" w:sz="0" w:space="0" w:color="auto"/>
                              </w:divBdr>
                              <w:divsChild>
                                <w:div w:id="91797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732927">
      <w:bodyDiv w:val="1"/>
      <w:marLeft w:val="0"/>
      <w:marRight w:val="0"/>
      <w:marTop w:val="0"/>
      <w:marBottom w:val="0"/>
      <w:divBdr>
        <w:top w:val="none" w:sz="0" w:space="0" w:color="auto"/>
        <w:left w:val="none" w:sz="0" w:space="0" w:color="auto"/>
        <w:bottom w:val="none" w:sz="0" w:space="0" w:color="auto"/>
        <w:right w:val="none" w:sz="0" w:space="0" w:color="auto"/>
      </w:divBdr>
      <w:divsChild>
        <w:div w:id="753211678">
          <w:marLeft w:val="0"/>
          <w:marRight w:val="0"/>
          <w:marTop w:val="0"/>
          <w:marBottom w:val="0"/>
          <w:divBdr>
            <w:top w:val="none" w:sz="0" w:space="0" w:color="auto"/>
            <w:left w:val="none" w:sz="0" w:space="0" w:color="auto"/>
            <w:bottom w:val="none" w:sz="0" w:space="0" w:color="auto"/>
            <w:right w:val="none" w:sz="0" w:space="0" w:color="auto"/>
          </w:divBdr>
          <w:divsChild>
            <w:div w:id="414867334">
              <w:marLeft w:val="0"/>
              <w:marRight w:val="0"/>
              <w:marTop w:val="0"/>
              <w:marBottom w:val="0"/>
              <w:divBdr>
                <w:top w:val="none" w:sz="0" w:space="0" w:color="auto"/>
                <w:left w:val="none" w:sz="0" w:space="0" w:color="auto"/>
                <w:bottom w:val="none" w:sz="0" w:space="0" w:color="auto"/>
                <w:right w:val="none" w:sz="0" w:space="0" w:color="auto"/>
              </w:divBdr>
              <w:divsChild>
                <w:div w:id="92549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69141">
          <w:marLeft w:val="0"/>
          <w:marRight w:val="0"/>
          <w:marTop w:val="0"/>
          <w:marBottom w:val="0"/>
          <w:divBdr>
            <w:top w:val="none" w:sz="0" w:space="0" w:color="auto"/>
            <w:left w:val="none" w:sz="0" w:space="0" w:color="auto"/>
            <w:bottom w:val="none" w:sz="0" w:space="0" w:color="auto"/>
            <w:right w:val="none" w:sz="0" w:space="0" w:color="auto"/>
          </w:divBdr>
          <w:divsChild>
            <w:div w:id="41825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5189">
      <w:bodyDiv w:val="1"/>
      <w:marLeft w:val="0"/>
      <w:marRight w:val="0"/>
      <w:marTop w:val="0"/>
      <w:marBottom w:val="0"/>
      <w:divBdr>
        <w:top w:val="none" w:sz="0" w:space="0" w:color="auto"/>
        <w:left w:val="none" w:sz="0" w:space="0" w:color="auto"/>
        <w:bottom w:val="none" w:sz="0" w:space="0" w:color="auto"/>
        <w:right w:val="none" w:sz="0" w:space="0" w:color="auto"/>
      </w:divBdr>
      <w:divsChild>
        <w:div w:id="1051079478">
          <w:marLeft w:val="0"/>
          <w:marRight w:val="0"/>
          <w:marTop w:val="0"/>
          <w:marBottom w:val="0"/>
          <w:divBdr>
            <w:top w:val="none" w:sz="0" w:space="0" w:color="auto"/>
            <w:left w:val="none" w:sz="0" w:space="0" w:color="auto"/>
            <w:bottom w:val="none" w:sz="0" w:space="0" w:color="auto"/>
            <w:right w:val="none" w:sz="0" w:space="0" w:color="auto"/>
          </w:divBdr>
          <w:divsChild>
            <w:div w:id="1443960168">
              <w:marLeft w:val="0"/>
              <w:marRight w:val="0"/>
              <w:marTop w:val="0"/>
              <w:marBottom w:val="0"/>
              <w:divBdr>
                <w:top w:val="none" w:sz="0" w:space="0" w:color="auto"/>
                <w:left w:val="none" w:sz="0" w:space="0" w:color="auto"/>
                <w:bottom w:val="none" w:sz="0" w:space="0" w:color="auto"/>
                <w:right w:val="none" w:sz="0" w:space="0" w:color="auto"/>
              </w:divBdr>
              <w:divsChild>
                <w:div w:id="176889463">
                  <w:marLeft w:val="0"/>
                  <w:marRight w:val="0"/>
                  <w:marTop w:val="0"/>
                  <w:marBottom w:val="0"/>
                  <w:divBdr>
                    <w:top w:val="none" w:sz="0" w:space="0" w:color="auto"/>
                    <w:left w:val="none" w:sz="0" w:space="0" w:color="auto"/>
                    <w:bottom w:val="none" w:sz="0" w:space="0" w:color="auto"/>
                    <w:right w:val="none" w:sz="0" w:space="0" w:color="auto"/>
                  </w:divBdr>
                  <w:divsChild>
                    <w:div w:id="1601596404">
                      <w:marLeft w:val="0"/>
                      <w:marRight w:val="0"/>
                      <w:marTop w:val="0"/>
                      <w:marBottom w:val="0"/>
                      <w:divBdr>
                        <w:top w:val="none" w:sz="0" w:space="0" w:color="auto"/>
                        <w:left w:val="none" w:sz="0" w:space="0" w:color="auto"/>
                        <w:bottom w:val="none" w:sz="0" w:space="0" w:color="auto"/>
                        <w:right w:val="none" w:sz="0" w:space="0" w:color="auto"/>
                      </w:divBdr>
                      <w:divsChild>
                        <w:div w:id="1761873340">
                          <w:marLeft w:val="0"/>
                          <w:marRight w:val="0"/>
                          <w:marTop w:val="0"/>
                          <w:marBottom w:val="0"/>
                          <w:divBdr>
                            <w:top w:val="none" w:sz="0" w:space="0" w:color="auto"/>
                            <w:left w:val="none" w:sz="0" w:space="0" w:color="auto"/>
                            <w:bottom w:val="none" w:sz="0" w:space="0" w:color="auto"/>
                            <w:right w:val="none" w:sz="0" w:space="0" w:color="auto"/>
                          </w:divBdr>
                          <w:divsChild>
                            <w:div w:id="523709024">
                              <w:marLeft w:val="0"/>
                              <w:marRight w:val="0"/>
                              <w:marTop w:val="0"/>
                              <w:marBottom w:val="0"/>
                              <w:divBdr>
                                <w:top w:val="none" w:sz="0" w:space="0" w:color="auto"/>
                                <w:left w:val="none" w:sz="0" w:space="0" w:color="auto"/>
                                <w:bottom w:val="none" w:sz="0" w:space="0" w:color="auto"/>
                                <w:right w:val="none" w:sz="0" w:space="0" w:color="auto"/>
                              </w:divBdr>
                            </w:div>
                            <w:div w:id="1587762011">
                              <w:marLeft w:val="0"/>
                              <w:marRight w:val="0"/>
                              <w:marTop w:val="0"/>
                              <w:marBottom w:val="0"/>
                              <w:divBdr>
                                <w:top w:val="none" w:sz="0" w:space="0" w:color="auto"/>
                                <w:left w:val="none" w:sz="0" w:space="0" w:color="auto"/>
                                <w:bottom w:val="none" w:sz="0" w:space="0" w:color="auto"/>
                                <w:right w:val="none" w:sz="0" w:space="0" w:color="auto"/>
                              </w:divBdr>
                              <w:divsChild>
                                <w:div w:id="72437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988222">
      <w:bodyDiv w:val="1"/>
      <w:marLeft w:val="0"/>
      <w:marRight w:val="0"/>
      <w:marTop w:val="0"/>
      <w:marBottom w:val="0"/>
      <w:divBdr>
        <w:top w:val="none" w:sz="0" w:space="0" w:color="auto"/>
        <w:left w:val="none" w:sz="0" w:space="0" w:color="auto"/>
        <w:bottom w:val="none" w:sz="0" w:space="0" w:color="auto"/>
        <w:right w:val="none" w:sz="0" w:space="0" w:color="auto"/>
      </w:divBdr>
      <w:divsChild>
        <w:div w:id="1695185261">
          <w:marLeft w:val="0"/>
          <w:marRight w:val="0"/>
          <w:marTop w:val="0"/>
          <w:marBottom w:val="0"/>
          <w:divBdr>
            <w:top w:val="none" w:sz="0" w:space="0" w:color="auto"/>
            <w:left w:val="none" w:sz="0" w:space="0" w:color="auto"/>
            <w:bottom w:val="none" w:sz="0" w:space="0" w:color="auto"/>
            <w:right w:val="none" w:sz="0" w:space="0" w:color="auto"/>
          </w:divBdr>
          <w:divsChild>
            <w:div w:id="531845342">
              <w:marLeft w:val="0"/>
              <w:marRight w:val="0"/>
              <w:marTop w:val="0"/>
              <w:marBottom w:val="0"/>
              <w:divBdr>
                <w:top w:val="none" w:sz="0" w:space="0" w:color="auto"/>
                <w:left w:val="none" w:sz="0" w:space="0" w:color="auto"/>
                <w:bottom w:val="none" w:sz="0" w:space="0" w:color="auto"/>
                <w:right w:val="none" w:sz="0" w:space="0" w:color="auto"/>
              </w:divBdr>
            </w:div>
          </w:divsChild>
        </w:div>
        <w:div w:id="2137209928">
          <w:marLeft w:val="0"/>
          <w:marRight w:val="0"/>
          <w:marTop w:val="0"/>
          <w:marBottom w:val="0"/>
          <w:divBdr>
            <w:top w:val="none" w:sz="0" w:space="0" w:color="auto"/>
            <w:left w:val="none" w:sz="0" w:space="0" w:color="auto"/>
            <w:bottom w:val="none" w:sz="0" w:space="0" w:color="auto"/>
            <w:right w:val="none" w:sz="0" w:space="0" w:color="auto"/>
          </w:divBdr>
        </w:div>
      </w:divsChild>
    </w:div>
    <w:div w:id="732781034">
      <w:bodyDiv w:val="1"/>
      <w:marLeft w:val="0"/>
      <w:marRight w:val="0"/>
      <w:marTop w:val="0"/>
      <w:marBottom w:val="0"/>
      <w:divBdr>
        <w:top w:val="none" w:sz="0" w:space="0" w:color="auto"/>
        <w:left w:val="none" w:sz="0" w:space="0" w:color="auto"/>
        <w:bottom w:val="none" w:sz="0" w:space="0" w:color="auto"/>
        <w:right w:val="none" w:sz="0" w:space="0" w:color="auto"/>
      </w:divBdr>
      <w:divsChild>
        <w:div w:id="797652709">
          <w:marLeft w:val="0"/>
          <w:marRight w:val="0"/>
          <w:marTop w:val="0"/>
          <w:marBottom w:val="0"/>
          <w:divBdr>
            <w:top w:val="none" w:sz="0" w:space="0" w:color="auto"/>
            <w:left w:val="none" w:sz="0" w:space="0" w:color="auto"/>
            <w:bottom w:val="none" w:sz="0" w:space="0" w:color="auto"/>
            <w:right w:val="none" w:sz="0" w:space="0" w:color="auto"/>
          </w:divBdr>
          <w:divsChild>
            <w:div w:id="1524857172">
              <w:marLeft w:val="0"/>
              <w:marRight w:val="0"/>
              <w:marTop w:val="0"/>
              <w:marBottom w:val="0"/>
              <w:divBdr>
                <w:top w:val="none" w:sz="0" w:space="0" w:color="auto"/>
                <w:left w:val="none" w:sz="0" w:space="0" w:color="auto"/>
                <w:bottom w:val="none" w:sz="0" w:space="0" w:color="auto"/>
                <w:right w:val="none" w:sz="0" w:space="0" w:color="auto"/>
              </w:divBdr>
              <w:divsChild>
                <w:div w:id="555774556">
                  <w:marLeft w:val="0"/>
                  <w:marRight w:val="0"/>
                  <w:marTop w:val="0"/>
                  <w:marBottom w:val="0"/>
                  <w:divBdr>
                    <w:top w:val="none" w:sz="0" w:space="0" w:color="auto"/>
                    <w:left w:val="none" w:sz="0" w:space="0" w:color="auto"/>
                    <w:bottom w:val="none" w:sz="0" w:space="0" w:color="auto"/>
                    <w:right w:val="none" w:sz="0" w:space="0" w:color="auto"/>
                  </w:divBdr>
                  <w:divsChild>
                    <w:div w:id="1572613387">
                      <w:marLeft w:val="0"/>
                      <w:marRight w:val="0"/>
                      <w:marTop w:val="0"/>
                      <w:marBottom w:val="0"/>
                      <w:divBdr>
                        <w:top w:val="none" w:sz="0" w:space="0" w:color="auto"/>
                        <w:left w:val="none" w:sz="0" w:space="0" w:color="auto"/>
                        <w:bottom w:val="none" w:sz="0" w:space="0" w:color="auto"/>
                        <w:right w:val="none" w:sz="0" w:space="0" w:color="auto"/>
                      </w:divBdr>
                      <w:divsChild>
                        <w:div w:id="739254170">
                          <w:marLeft w:val="0"/>
                          <w:marRight w:val="0"/>
                          <w:marTop w:val="0"/>
                          <w:marBottom w:val="0"/>
                          <w:divBdr>
                            <w:top w:val="none" w:sz="0" w:space="0" w:color="auto"/>
                            <w:left w:val="none" w:sz="0" w:space="0" w:color="auto"/>
                            <w:bottom w:val="none" w:sz="0" w:space="0" w:color="auto"/>
                            <w:right w:val="none" w:sz="0" w:space="0" w:color="auto"/>
                          </w:divBdr>
                          <w:divsChild>
                            <w:div w:id="1784417068">
                              <w:marLeft w:val="0"/>
                              <w:marRight w:val="0"/>
                              <w:marTop w:val="0"/>
                              <w:marBottom w:val="0"/>
                              <w:divBdr>
                                <w:top w:val="none" w:sz="0" w:space="0" w:color="auto"/>
                                <w:left w:val="none" w:sz="0" w:space="0" w:color="auto"/>
                                <w:bottom w:val="none" w:sz="0" w:space="0" w:color="auto"/>
                                <w:right w:val="none" w:sz="0" w:space="0" w:color="auto"/>
                              </w:divBdr>
                              <w:divsChild>
                                <w:div w:id="8590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367471">
          <w:marLeft w:val="0"/>
          <w:marRight w:val="0"/>
          <w:marTop w:val="0"/>
          <w:marBottom w:val="0"/>
          <w:divBdr>
            <w:top w:val="none" w:sz="0" w:space="0" w:color="auto"/>
            <w:left w:val="none" w:sz="0" w:space="0" w:color="auto"/>
            <w:bottom w:val="none" w:sz="0" w:space="0" w:color="auto"/>
            <w:right w:val="none" w:sz="0" w:space="0" w:color="auto"/>
          </w:divBdr>
          <w:divsChild>
            <w:div w:id="636570288">
              <w:marLeft w:val="0"/>
              <w:marRight w:val="0"/>
              <w:marTop w:val="0"/>
              <w:marBottom w:val="0"/>
              <w:divBdr>
                <w:top w:val="none" w:sz="0" w:space="0" w:color="auto"/>
                <w:left w:val="none" w:sz="0" w:space="0" w:color="auto"/>
                <w:bottom w:val="none" w:sz="0" w:space="0" w:color="auto"/>
                <w:right w:val="none" w:sz="0" w:space="0" w:color="auto"/>
              </w:divBdr>
              <w:divsChild>
                <w:div w:id="660625051">
                  <w:marLeft w:val="0"/>
                  <w:marRight w:val="0"/>
                  <w:marTop w:val="0"/>
                  <w:marBottom w:val="0"/>
                  <w:divBdr>
                    <w:top w:val="none" w:sz="0" w:space="0" w:color="auto"/>
                    <w:left w:val="none" w:sz="0" w:space="0" w:color="auto"/>
                    <w:bottom w:val="none" w:sz="0" w:space="0" w:color="auto"/>
                    <w:right w:val="none" w:sz="0" w:space="0" w:color="auto"/>
                  </w:divBdr>
                  <w:divsChild>
                    <w:div w:id="1964650941">
                      <w:marLeft w:val="0"/>
                      <w:marRight w:val="0"/>
                      <w:marTop w:val="0"/>
                      <w:marBottom w:val="0"/>
                      <w:divBdr>
                        <w:top w:val="none" w:sz="0" w:space="0" w:color="auto"/>
                        <w:left w:val="none" w:sz="0" w:space="0" w:color="auto"/>
                        <w:bottom w:val="none" w:sz="0" w:space="0" w:color="auto"/>
                        <w:right w:val="none" w:sz="0" w:space="0" w:color="auto"/>
                      </w:divBdr>
                      <w:divsChild>
                        <w:div w:id="1195508956">
                          <w:marLeft w:val="0"/>
                          <w:marRight w:val="0"/>
                          <w:marTop w:val="0"/>
                          <w:marBottom w:val="0"/>
                          <w:divBdr>
                            <w:top w:val="none" w:sz="0" w:space="0" w:color="auto"/>
                            <w:left w:val="none" w:sz="0" w:space="0" w:color="auto"/>
                            <w:bottom w:val="none" w:sz="0" w:space="0" w:color="auto"/>
                            <w:right w:val="none" w:sz="0" w:space="0" w:color="auto"/>
                          </w:divBdr>
                          <w:divsChild>
                            <w:div w:id="817233972">
                              <w:marLeft w:val="0"/>
                              <w:marRight w:val="0"/>
                              <w:marTop w:val="0"/>
                              <w:marBottom w:val="0"/>
                              <w:divBdr>
                                <w:top w:val="none" w:sz="0" w:space="0" w:color="auto"/>
                                <w:left w:val="none" w:sz="0" w:space="0" w:color="auto"/>
                                <w:bottom w:val="none" w:sz="0" w:space="0" w:color="auto"/>
                                <w:right w:val="none" w:sz="0" w:space="0" w:color="auto"/>
                              </w:divBdr>
                              <w:divsChild>
                                <w:div w:id="88426672">
                                  <w:marLeft w:val="0"/>
                                  <w:marRight w:val="0"/>
                                  <w:marTop w:val="0"/>
                                  <w:marBottom w:val="0"/>
                                  <w:divBdr>
                                    <w:top w:val="none" w:sz="0" w:space="0" w:color="auto"/>
                                    <w:left w:val="none" w:sz="0" w:space="0" w:color="auto"/>
                                    <w:bottom w:val="none" w:sz="0" w:space="0" w:color="auto"/>
                                    <w:right w:val="none" w:sz="0" w:space="0" w:color="auto"/>
                                  </w:divBdr>
                                  <w:divsChild>
                                    <w:div w:id="461073042">
                                      <w:marLeft w:val="0"/>
                                      <w:marRight w:val="0"/>
                                      <w:marTop w:val="0"/>
                                      <w:marBottom w:val="0"/>
                                      <w:divBdr>
                                        <w:top w:val="none" w:sz="0" w:space="0" w:color="auto"/>
                                        <w:left w:val="none" w:sz="0" w:space="0" w:color="auto"/>
                                        <w:bottom w:val="none" w:sz="0" w:space="0" w:color="auto"/>
                                        <w:right w:val="none" w:sz="0" w:space="0" w:color="auto"/>
                                      </w:divBdr>
                                      <w:divsChild>
                                        <w:div w:id="611204451">
                                          <w:marLeft w:val="0"/>
                                          <w:marRight w:val="0"/>
                                          <w:marTop w:val="0"/>
                                          <w:marBottom w:val="0"/>
                                          <w:divBdr>
                                            <w:top w:val="none" w:sz="0" w:space="0" w:color="auto"/>
                                            <w:left w:val="none" w:sz="0" w:space="0" w:color="auto"/>
                                            <w:bottom w:val="none" w:sz="0" w:space="0" w:color="auto"/>
                                            <w:right w:val="none" w:sz="0" w:space="0" w:color="auto"/>
                                          </w:divBdr>
                                          <w:divsChild>
                                            <w:div w:id="313947545">
                                              <w:marLeft w:val="0"/>
                                              <w:marRight w:val="0"/>
                                              <w:marTop w:val="0"/>
                                              <w:marBottom w:val="0"/>
                                              <w:divBdr>
                                                <w:top w:val="none" w:sz="0" w:space="0" w:color="auto"/>
                                                <w:left w:val="none" w:sz="0" w:space="0" w:color="auto"/>
                                                <w:bottom w:val="none" w:sz="0" w:space="0" w:color="auto"/>
                                                <w:right w:val="none" w:sz="0" w:space="0" w:color="auto"/>
                                              </w:divBdr>
                                            </w:div>
                                            <w:div w:id="861552005">
                                              <w:marLeft w:val="0"/>
                                              <w:marRight w:val="0"/>
                                              <w:marTop w:val="0"/>
                                              <w:marBottom w:val="0"/>
                                              <w:divBdr>
                                                <w:top w:val="none" w:sz="0" w:space="0" w:color="auto"/>
                                                <w:left w:val="none" w:sz="0" w:space="0" w:color="auto"/>
                                                <w:bottom w:val="none" w:sz="0" w:space="0" w:color="auto"/>
                                                <w:right w:val="none" w:sz="0" w:space="0" w:color="auto"/>
                                              </w:divBdr>
                                              <w:divsChild>
                                                <w:div w:id="708605741">
                                                  <w:marLeft w:val="0"/>
                                                  <w:marRight w:val="0"/>
                                                  <w:marTop w:val="0"/>
                                                  <w:marBottom w:val="0"/>
                                                  <w:divBdr>
                                                    <w:top w:val="none" w:sz="0" w:space="0" w:color="auto"/>
                                                    <w:left w:val="none" w:sz="0" w:space="0" w:color="auto"/>
                                                    <w:bottom w:val="none" w:sz="0" w:space="0" w:color="auto"/>
                                                    <w:right w:val="none" w:sz="0" w:space="0" w:color="auto"/>
                                                  </w:divBdr>
                                                </w:div>
                                              </w:divsChild>
                                            </w:div>
                                            <w:div w:id="566382514">
                                              <w:marLeft w:val="0"/>
                                              <w:marRight w:val="0"/>
                                              <w:marTop w:val="0"/>
                                              <w:marBottom w:val="0"/>
                                              <w:divBdr>
                                                <w:top w:val="none" w:sz="0" w:space="0" w:color="auto"/>
                                                <w:left w:val="none" w:sz="0" w:space="0" w:color="auto"/>
                                                <w:bottom w:val="none" w:sz="0" w:space="0" w:color="auto"/>
                                                <w:right w:val="none" w:sz="0" w:space="0" w:color="auto"/>
                                              </w:divBdr>
                                            </w:div>
                                            <w:div w:id="1702629671">
                                              <w:marLeft w:val="0"/>
                                              <w:marRight w:val="0"/>
                                              <w:marTop w:val="0"/>
                                              <w:marBottom w:val="0"/>
                                              <w:divBdr>
                                                <w:top w:val="none" w:sz="0" w:space="0" w:color="auto"/>
                                                <w:left w:val="none" w:sz="0" w:space="0" w:color="auto"/>
                                                <w:bottom w:val="none" w:sz="0" w:space="0" w:color="auto"/>
                                                <w:right w:val="none" w:sz="0" w:space="0" w:color="auto"/>
                                              </w:divBdr>
                                              <w:divsChild>
                                                <w:div w:id="23162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633791">
      <w:bodyDiv w:val="1"/>
      <w:marLeft w:val="0"/>
      <w:marRight w:val="0"/>
      <w:marTop w:val="0"/>
      <w:marBottom w:val="0"/>
      <w:divBdr>
        <w:top w:val="none" w:sz="0" w:space="0" w:color="auto"/>
        <w:left w:val="none" w:sz="0" w:space="0" w:color="auto"/>
        <w:bottom w:val="none" w:sz="0" w:space="0" w:color="auto"/>
        <w:right w:val="none" w:sz="0" w:space="0" w:color="auto"/>
      </w:divBdr>
      <w:divsChild>
        <w:div w:id="942302690">
          <w:marLeft w:val="0"/>
          <w:marRight w:val="0"/>
          <w:marTop w:val="0"/>
          <w:marBottom w:val="0"/>
          <w:divBdr>
            <w:top w:val="none" w:sz="0" w:space="0" w:color="auto"/>
            <w:left w:val="none" w:sz="0" w:space="0" w:color="auto"/>
            <w:bottom w:val="none" w:sz="0" w:space="0" w:color="auto"/>
            <w:right w:val="none" w:sz="0" w:space="0" w:color="auto"/>
          </w:divBdr>
          <w:divsChild>
            <w:div w:id="1822194504">
              <w:marLeft w:val="0"/>
              <w:marRight w:val="0"/>
              <w:marTop w:val="0"/>
              <w:marBottom w:val="0"/>
              <w:divBdr>
                <w:top w:val="none" w:sz="0" w:space="0" w:color="auto"/>
                <w:left w:val="none" w:sz="0" w:space="0" w:color="auto"/>
                <w:bottom w:val="none" w:sz="0" w:space="0" w:color="auto"/>
                <w:right w:val="none" w:sz="0" w:space="0" w:color="auto"/>
              </w:divBdr>
              <w:divsChild>
                <w:div w:id="1812482663">
                  <w:marLeft w:val="0"/>
                  <w:marRight w:val="0"/>
                  <w:marTop w:val="0"/>
                  <w:marBottom w:val="0"/>
                  <w:divBdr>
                    <w:top w:val="none" w:sz="0" w:space="0" w:color="auto"/>
                    <w:left w:val="none" w:sz="0" w:space="0" w:color="auto"/>
                    <w:bottom w:val="none" w:sz="0" w:space="0" w:color="auto"/>
                    <w:right w:val="none" w:sz="0" w:space="0" w:color="auto"/>
                  </w:divBdr>
                  <w:divsChild>
                    <w:div w:id="1949655306">
                      <w:marLeft w:val="0"/>
                      <w:marRight w:val="0"/>
                      <w:marTop w:val="0"/>
                      <w:marBottom w:val="0"/>
                      <w:divBdr>
                        <w:top w:val="none" w:sz="0" w:space="0" w:color="auto"/>
                        <w:left w:val="none" w:sz="0" w:space="0" w:color="auto"/>
                        <w:bottom w:val="none" w:sz="0" w:space="0" w:color="auto"/>
                        <w:right w:val="none" w:sz="0" w:space="0" w:color="auto"/>
                      </w:divBdr>
                      <w:divsChild>
                        <w:div w:id="1565801039">
                          <w:marLeft w:val="0"/>
                          <w:marRight w:val="0"/>
                          <w:marTop w:val="0"/>
                          <w:marBottom w:val="0"/>
                          <w:divBdr>
                            <w:top w:val="none" w:sz="0" w:space="0" w:color="auto"/>
                            <w:left w:val="none" w:sz="0" w:space="0" w:color="auto"/>
                            <w:bottom w:val="none" w:sz="0" w:space="0" w:color="auto"/>
                            <w:right w:val="none" w:sz="0" w:space="0" w:color="auto"/>
                          </w:divBdr>
                          <w:divsChild>
                            <w:div w:id="1559904134">
                              <w:marLeft w:val="0"/>
                              <w:marRight w:val="0"/>
                              <w:marTop w:val="0"/>
                              <w:marBottom w:val="0"/>
                              <w:divBdr>
                                <w:top w:val="none" w:sz="0" w:space="0" w:color="auto"/>
                                <w:left w:val="none" w:sz="0" w:space="0" w:color="auto"/>
                                <w:bottom w:val="none" w:sz="0" w:space="0" w:color="auto"/>
                                <w:right w:val="none" w:sz="0" w:space="0" w:color="auto"/>
                              </w:divBdr>
                            </w:div>
                            <w:div w:id="1244336081">
                              <w:marLeft w:val="0"/>
                              <w:marRight w:val="0"/>
                              <w:marTop w:val="0"/>
                              <w:marBottom w:val="0"/>
                              <w:divBdr>
                                <w:top w:val="none" w:sz="0" w:space="0" w:color="auto"/>
                                <w:left w:val="none" w:sz="0" w:space="0" w:color="auto"/>
                                <w:bottom w:val="none" w:sz="0" w:space="0" w:color="auto"/>
                                <w:right w:val="none" w:sz="0" w:space="0" w:color="auto"/>
                              </w:divBdr>
                              <w:divsChild>
                                <w:div w:id="1146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233837">
      <w:bodyDiv w:val="1"/>
      <w:marLeft w:val="0"/>
      <w:marRight w:val="0"/>
      <w:marTop w:val="0"/>
      <w:marBottom w:val="0"/>
      <w:divBdr>
        <w:top w:val="none" w:sz="0" w:space="0" w:color="auto"/>
        <w:left w:val="none" w:sz="0" w:space="0" w:color="auto"/>
        <w:bottom w:val="none" w:sz="0" w:space="0" w:color="auto"/>
        <w:right w:val="none" w:sz="0" w:space="0" w:color="auto"/>
      </w:divBdr>
      <w:divsChild>
        <w:div w:id="532815796">
          <w:marLeft w:val="0"/>
          <w:marRight w:val="0"/>
          <w:marTop w:val="0"/>
          <w:marBottom w:val="0"/>
          <w:divBdr>
            <w:top w:val="none" w:sz="0" w:space="0" w:color="auto"/>
            <w:left w:val="none" w:sz="0" w:space="0" w:color="auto"/>
            <w:bottom w:val="none" w:sz="0" w:space="0" w:color="auto"/>
            <w:right w:val="none" w:sz="0" w:space="0" w:color="auto"/>
          </w:divBdr>
          <w:divsChild>
            <w:div w:id="2016760198">
              <w:marLeft w:val="0"/>
              <w:marRight w:val="0"/>
              <w:marTop w:val="0"/>
              <w:marBottom w:val="0"/>
              <w:divBdr>
                <w:top w:val="none" w:sz="0" w:space="0" w:color="auto"/>
                <w:left w:val="none" w:sz="0" w:space="0" w:color="auto"/>
                <w:bottom w:val="none" w:sz="0" w:space="0" w:color="auto"/>
                <w:right w:val="none" w:sz="0" w:space="0" w:color="auto"/>
              </w:divBdr>
              <w:divsChild>
                <w:div w:id="586696982">
                  <w:marLeft w:val="0"/>
                  <w:marRight w:val="0"/>
                  <w:marTop w:val="0"/>
                  <w:marBottom w:val="0"/>
                  <w:divBdr>
                    <w:top w:val="none" w:sz="0" w:space="0" w:color="auto"/>
                    <w:left w:val="none" w:sz="0" w:space="0" w:color="auto"/>
                    <w:bottom w:val="none" w:sz="0" w:space="0" w:color="auto"/>
                    <w:right w:val="none" w:sz="0" w:space="0" w:color="auto"/>
                  </w:divBdr>
                  <w:divsChild>
                    <w:div w:id="44765703">
                      <w:marLeft w:val="0"/>
                      <w:marRight w:val="0"/>
                      <w:marTop w:val="0"/>
                      <w:marBottom w:val="0"/>
                      <w:divBdr>
                        <w:top w:val="none" w:sz="0" w:space="0" w:color="auto"/>
                        <w:left w:val="none" w:sz="0" w:space="0" w:color="auto"/>
                        <w:bottom w:val="none" w:sz="0" w:space="0" w:color="auto"/>
                        <w:right w:val="none" w:sz="0" w:space="0" w:color="auto"/>
                      </w:divBdr>
                      <w:divsChild>
                        <w:div w:id="1947762000">
                          <w:marLeft w:val="0"/>
                          <w:marRight w:val="0"/>
                          <w:marTop w:val="0"/>
                          <w:marBottom w:val="0"/>
                          <w:divBdr>
                            <w:top w:val="none" w:sz="0" w:space="0" w:color="auto"/>
                            <w:left w:val="none" w:sz="0" w:space="0" w:color="auto"/>
                            <w:bottom w:val="none" w:sz="0" w:space="0" w:color="auto"/>
                            <w:right w:val="none" w:sz="0" w:space="0" w:color="auto"/>
                          </w:divBdr>
                          <w:divsChild>
                            <w:div w:id="1140658183">
                              <w:marLeft w:val="0"/>
                              <w:marRight w:val="0"/>
                              <w:marTop w:val="0"/>
                              <w:marBottom w:val="0"/>
                              <w:divBdr>
                                <w:top w:val="none" w:sz="0" w:space="0" w:color="auto"/>
                                <w:left w:val="none" w:sz="0" w:space="0" w:color="auto"/>
                                <w:bottom w:val="none" w:sz="0" w:space="0" w:color="auto"/>
                                <w:right w:val="none" w:sz="0" w:space="0" w:color="auto"/>
                              </w:divBdr>
                              <w:divsChild>
                                <w:div w:id="948271511">
                                  <w:marLeft w:val="0"/>
                                  <w:marRight w:val="0"/>
                                  <w:marTop w:val="0"/>
                                  <w:marBottom w:val="0"/>
                                  <w:divBdr>
                                    <w:top w:val="none" w:sz="0" w:space="0" w:color="auto"/>
                                    <w:left w:val="none" w:sz="0" w:space="0" w:color="auto"/>
                                    <w:bottom w:val="none" w:sz="0" w:space="0" w:color="auto"/>
                                    <w:right w:val="none" w:sz="0" w:space="0" w:color="auto"/>
                                  </w:divBdr>
                                  <w:divsChild>
                                    <w:div w:id="1840804516">
                                      <w:marLeft w:val="0"/>
                                      <w:marRight w:val="0"/>
                                      <w:marTop w:val="0"/>
                                      <w:marBottom w:val="0"/>
                                      <w:divBdr>
                                        <w:top w:val="none" w:sz="0" w:space="0" w:color="auto"/>
                                        <w:left w:val="none" w:sz="0" w:space="0" w:color="auto"/>
                                        <w:bottom w:val="none" w:sz="0" w:space="0" w:color="auto"/>
                                        <w:right w:val="none" w:sz="0" w:space="0" w:color="auto"/>
                                      </w:divBdr>
                                      <w:divsChild>
                                        <w:div w:id="95298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413366">
          <w:marLeft w:val="0"/>
          <w:marRight w:val="0"/>
          <w:marTop w:val="0"/>
          <w:marBottom w:val="0"/>
          <w:divBdr>
            <w:top w:val="none" w:sz="0" w:space="0" w:color="auto"/>
            <w:left w:val="none" w:sz="0" w:space="0" w:color="auto"/>
            <w:bottom w:val="none" w:sz="0" w:space="0" w:color="auto"/>
            <w:right w:val="none" w:sz="0" w:space="0" w:color="auto"/>
          </w:divBdr>
          <w:divsChild>
            <w:div w:id="1436166595">
              <w:marLeft w:val="0"/>
              <w:marRight w:val="0"/>
              <w:marTop w:val="0"/>
              <w:marBottom w:val="0"/>
              <w:divBdr>
                <w:top w:val="none" w:sz="0" w:space="0" w:color="auto"/>
                <w:left w:val="none" w:sz="0" w:space="0" w:color="auto"/>
                <w:bottom w:val="none" w:sz="0" w:space="0" w:color="auto"/>
                <w:right w:val="none" w:sz="0" w:space="0" w:color="auto"/>
              </w:divBdr>
              <w:divsChild>
                <w:div w:id="941453672">
                  <w:marLeft w:val="0"/>
                  <w:marRight w:val="0"/>
                  <w:marTop w:val="0"/>
                  <w:marBottom w:val="0"/>
                  <w:divBdr>
                    <w:top w:val="none" w:sz="0" w:space="0" w:color="auto"/>
                    <w:left w:val="none" w:sz="0" w:space="0" w:color="auto"/>
                    <w:bottom w:val="none" w:sz="0" w:space="0" w:color="auto"/>
                    <w:right w:val="none" w:sz="0" w:space="0" w:color="auto"/>
                  </w:divBdr>
                  <w:divsChild>
                    <w:div w:id="1991246649">
                      <w:marLeft w:val="0"/>
                      <w:marRight w:val="0"/>
                      <w:marTop w:val="0"/>
                      <w:marBottom w:val="0"/>
                      <w:divBdr>
                        <w:top w:val="none" w:sz="0" w:space="0" w:color="auto"/>
                        <w:left w:val="none" w:sz="0" w:space="0" w:color="auto"/>
                        <w:bottom w:val="none" w:sz="0" w:space="0" w:color="auto"/>
                        <w:right w:val="none" w:sz="0" w:space="0" w:color="auto"/>
                      </w:divBdr>
                      <w:divsChild>
                        <w:div w:id="230428786">
                          <w:marLeft w:val="0"/>
                          <w:marRight w:val="0"/>
                          <w:marTop w:val="0"/>
                          <w:marBottom w:val="0"/>
                          <w:divBdr>
                            <w:top w:val="none" w:sz="0" w:space="0" w:color="auto"/>
                            <w:left w:val="none" w:sz="0" w:space="0" w:color="auto"/>
                            <w:bottom w:val="none" w:sz="0" w:space="0" w:color="auto"/>
                            <w:right w:val="none" w:sz="0" w:space="0" w:color="auto"/>
                          </w:divBdr>
                          <w:divsChild>
                            <w:div w:id="1643732799">
                              <w:marLeft w:val="0"/>
                              <w:marRight w:val="0"/>
                              <w:marTop w:val="0"/>
                              <w:marBottom w:val="0"/>
                              <w:divBdr>
                                <w:top w:val="none" w:sz="0" w:space="0" w:color="auto"/>
                                <w:left w:val="none" w:sz="0" w:space="0" w:color="auto"/>
                                <w:bottom w:val="none" w:sz="0" w:space="0" w:color="auto"/>
                                <w:right w:val="none" w:sz="0" w:space="0" w:color="auto"/>
                              </w:divBdr>
                              <w:divsChild>
                                <w:div w:id="136663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915602">
          <w:marLeft w:val="0"/>
          <w:marRight w:val="0"/>
          <w:marTop w:val="0"/>
          <w:marBottom w:val="0"/>
          <w:divBdr>
            <w:top w:val="none" w:sz="0" w:space="0" w:color="auto"/>
            <w:left w:val="none" w:sz="0" w:space="0" w:color="auto"/>
            <w:bottom w:val="none" w:sz="0" w:space="0" w:color="auto"/>
            <w:right w:val="none" w:sz="0" w:space="0" w:color="auto"/>
          </w:divBdr>
          <w:divsChild>
            <w:div w:id="405537267">
              <w:marLeft w:val="0"/>
              <w:marRight w:val="0"/>
              <w:marTop w:val="0"/>
              <w:marBottom w:val="0"/>
              <w:divBdr>
                <w:top w:val="none" w:sz="0" w:space="0" w:color="auto"/>
                <w:left w:val="none" w:sz="0" w:space="0" w:color="auto"/>
                <w:bottom w:val="none" w:sz="0" w:space="0" w:color="auto"/>
                <w:right w:val="none" w:sz="0" w:space="0" w:color="auto"/>
              </w:divBdr>
              <w:divsChild>
                <w:div w:id="1277709658">
                  <w:marLeft w:val="0"/>
                  <w:marRight w:val="0"/>
                  <w:marTop w:val="0"/>
                  <w:marBottom w:val="0"/>
                  <w:divBdr>
                    <w:top w:val="none" w:sz="0" w:space="0" w:color="auto"/>
                    <w:left w:val="none" w:sz="0" w:space="0" w:color="auto"/>
                    <w:bottom w:val="none" w:sz="0" w:space="0" w:color="auto"/>
                    <w:right w:val="none" w:sz="0" w:space="0" w:color="auto"/>
                  </w:divBdr>
                  <w:divsChild>
                    <w:div w:id="340864672">
                      <w:marLeft w:val="0"/>
                      <w:marRight w:val="0"/>
                      <w:marTop w:val="0"/>
                      <w:marBottom w:val="0"/>
                      <w:divBdr>
                        <w:top w:val="none" w:sz="0" w:space="0" w:color="auto"/>
                        <w:left w:val="none" w:sz="0" w:space="0" w:color="auto"/>
                        <w:bottom w:val="none" w:sz="0" w:space="0" w:color="auto"/>
                        <w:right w:val="none" w:sz="0" w:space="0" w:color="auto"/>
                      </w:divBdr>
                      <w:divsChild>
                        <w:div w:id="1582834007">
                          <w:marLeft w:val="0"/>
                          <w:marRight w:val="0"/>
                          <w:marTop w:val="0"/>
                          <w:marBottom w:val="0"/>
                          <w:divBdr>
                            <w:top w:val="none" w:sz="0" w:space="0" w:color="auto"/>
                            <w:left w:val="none" w:sz="0" w:space="0" w:color="auto"/>
                            <w:bottom w:val="none" w:sz="0" w:space="0" w:color="auto"/>
                            <w:right w:val="none" w:sz="0" w:space="0" w:color="auto"/>
                          </w:divBdr>
                          <w:divsChild>
                            <w:div w:id="1091467398">
                              <w:marLeft w:val="0"/>
                              <w:marRight w:val="0"/>
                              <w:marTop w:val="0"/>
                              <w:marBottom w:val="0"/>
                              <w:divBdr>
                                <w:top w:val="none" w:sz="0" w:space="0" w:color="auto"/>
                                <w:left w:val="none" w:sz="0" w:space="0" w:color="auto"/>
                                <w:bottom w:val="none" w:sz="0" w:space="0" w:color="auto"/>
                                <w:right w:val="none" w:sz="0" w:space="0" w:color="auto"/>
                              </w:divBdr>
                              <w:divsChild>
                                <w:div w:id="1457143807">
                                  <w:marLeft w:val="0"/>
                                  <w:marRight w:val="0"/>
                                  <w:marTop w:val="0"/>
                                  <w:marBottom w:val="0"/>
                                  <w:divBdr>
                                    <w:top w:val="none" w:sz="0" w:space="0" w:color="auto"/>
                                    <w:left w:val="none" w:sz="0" w:space="0" w:color="auto"/>
                                    <w:bottom w:val="none" w:sz="0" w:space="0" w:color="auto"/>
                                    <w:right w:val="none" w:sz="0" w:space="0" w:color="auto"/>
                                  </w:divBdr>
                                  <w:divsChild>
                                    <w:div w:id="1556283708">
                                      <w:marLeft w:val="0"/>
                                      <w:marRight w:val="0"/>
                                      <w:marTop w:val="0"/>
                                      <w:marBottom w:val="0"/>
                                      <w:divBdr>
                                        <w:top w:val="none" w:sz="0" w:space="0" w:color="auto"/>
                                        <w:left w:val="none" w:sz="0" w:space="0" w:color="auto"/>
                                        <w:bottom w:val="none" w:sz="0" w:space="0" w:color="auto"/>
                                        <w:right w:val="none" w:sz="0" w:space="0" w:color="auto"/>
                                      </w:divBdr>
                                      <w:divsChild>
                                        <w:div w:id="942490191">
                                          <w:marLeft w:val="0"/>
                                          <w:marRight w:val="0"/>
                                          <w:marTop w:val="0"/>
                                          <w:marBottom w:val="0"/>
                                          <w:divBdr>
                                            <w:top w:val="none" w:sz="0" w:space="0" w:color="auto"/>
                                            <w:left w:val="none" w:sz="0" w:space="0" w:color="auto"/>
                                            <w:bottom w:val="none" w:sz="0" w:space="0" w:color="auto"/>
                                            <w:right w:val="none" w:sz="0" w:space="0" w:color="auto"/>
                                          </w:divBdr>
                                          <w:divsChild>
                                            <w:div w:id="633483649">
                                              <w:marLeft w:val="0"/>
                                              <w:marRight w:val="0"/>
                                              <w:marTop w:val="0"/>
                                              <w:marBottom w:val="0"/>
                                              <w:divBdr>
                                                <w:top w:val="none" w:sz="0" w:space="0" w:color="auto"/>
                                                <w:left w:val="none" w:sz="0" w:space="0" w:color="auto"/>
                                                <w:bottom w:val="none" w:sz="0" w:space="0" w:color="auto"/>
                                                <w:right w:val="none" w:sz="0" w:space="0" w:color="auto"/>
                                              </w:divBdr>
                                              <w:divsChild>
                                                <w:div w:id="110134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92117">
      <w:bodyDiv w:val="1"/>
      <w:marLeft w:val="0"/>
      <w:marRight w:val="0"/>
      <w:marTop w:val="0"/>
      <w:marBottom w:val="0"/>
      <w:divBdr>
        <w:top w:val="none" w:sz="0" w:space="0" w:color="auto"/>
        <w:left w:val="none" w:sz="0" w:space="0" w:color="auto"/>
        <w:bottom w:val="none" w:sz="0" w:space="0" w:color="auto"/>
        <w:right w:val="none" w:sz="0" w:space="0" w:color="auto"/>
      </w:divBdr>
      <w:divsChild>
        <w:div w:id="738746511">
          <w:marLeft w:val="0"/>
          <w:marRight w:val="0"/>
          <w:marTop w:val="0"/>
          <w:marBottom w:val="0"/>
          <w:divBdr>
            <w:top w:val="none" w:sz="0" w:space="0" w:color="auto"/>
            <w:left w:val="none" w:sz="0" w:space="0" w:color="auto"/>
            <w:bottom w:val="none" w:sz="0" w:space="0" w:color="auto"/>
            <w:right w:val="none" w:sz="0" w:space="0" w:color="auto"/>
          </w:divBdr>
          <w:divsChild>
            <w:div w:id="486358068">
              <w:marLeft w:val="0"/>
              <w:marRight w:val="0"/>
              <w:marTop w:val="0"/>
              <w:marBottom w:val="0"/>
              <w:divBdr>
                <w:top w:val="none" w:sz="0" w:space="0" w:color="auto"/>
                <w:left w:val="none" w:sz="0" w:space="0" w:color="auto"/>
                <w:bottom w:val="none" w:sz="0" w:space="0" w:color="auto"/>
                <w:right w:val="none" w:sz="0" w:space="0" w:color="auto"/>
              </w:divBdr>
              <w:divsChild>
                <w:div w:id="1882203633">
                  <w:marLeft w:val="0"/>
                  <w:marRight w:val="0"/>
                  <w:marTop w:val="0"/>
                  <w:marBottom w:val="0"/>
                  <w:divBdr>
                    <w:top w:val="none" w:sz="0" w:space="0" w:color="auto"/>
                    <w:left w:val="none" w:sz="0" w:space="0" w:color="auto"/>
                    <w:bottom w:val="none" w:sz="0" w:space="0" w:color="auto"/>
                    <w:right w:val="none" w:sz="0" w:space="0" w:color="auto"/>
                  </w:divBdr>
                  <w:divsChild>
                    <w:div w:id="1951816583">
                      <w:marLeft w:val="0"/>
                      <w:marRight w:val="0"/>
                      <w:marTop w:val="0"/>
                      <w:marBottom w:val="0"/>
                      <w:divBdr>
                        <w:top w:val="none" w:sz="0" w:space="0" w:color="auto"/>
                        <w:left w:val="none" w:sz="0" w:space="0" w:color="auto"/>
                        <w:bottom w:val="none" w:sz="0" w:space="0" w:color="auto"/>
                        <w:right w:val="none" w:sz="0" w:space="0" w:color="auto"/>
                      </w:divBdr>
                      <w:divsChild>
                        <w:div w:id="484013010">
                          <w:marLeft w:val="0"/>
                          <w:marRight w:val="0"/>
                          <w:marTop w:val="0"/>
                          <w:marBottom w:val="0"/>
                          <w:divBdr>
                            <w:top w:val="none" w:sz="0" w:space="0" w:color="auto"/>
                            <w:left w:val="none" w:sz="0" w:space="0" w:color="auto"/>
                            <w:bottom w:val="none" w:sz="0" w:space="0" w:color="auto"/>
                            <w:right w:val="none" w:sz="0" w:space="0" w:color="auto"/>
                          </w:divBdr>
                          <w:divsChild>
                            <w:div w:id="286131321">
                              <w:marLeft w:val="0"/>
                              <w:marRight w:val="0"/>
                              <w:marTop w:val="0"/>
                              <w:marBottom w:val="0"/>
                              <w:divBdr>
                                <w:top w:val="none" w:sz="0" w:space="0" w:color="auto"/>
                                <w:left w:val="none" w:sz="0" w:space="0" w:color="auto"/>
                                <w:bottom w:val="none" w:sz="0" w:space="0" w:color="auto"/>
                                <w:right w:val="none" w:sz="0" w:space="0" w:color="auto"/>
                              </w:divBdr>
                              <w:divsChild>
                                <w:div w:id="20210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327773">
          <w:marLeft w:val="0"/>
          <w:marRight w:val="0"/>
          <w:marTop w:val="0"/>
          <w:marBottom w:val="0"/>
          <w:divBdr>
            <w:top w:val="none" w:sz="0" w:space="0" w:color="auto"/>
            <w:left w:val="none" w:sz="0" w:space="0" w:color="auto"/>
            <w:bottom w:val="none" w:sz="0" w:space="0" w:color="auto"/>
            <w:right w:val="none" w:sz="0" w:space="0" w:color="auto"/>
          </w:divBdr>
          <w:divsChild>
            <w:div w:id="1694920760">
              <w:marLeft w:val="0"/>
              <w:marRight w:val="0"/>
              <w:marTop w:val="0"/>
              <w:marBottom w:val="0"/>
              <w:divBdr>
                <w:top w:val="none" w:sz="0" w:space="0" w:color="auto"/>
                <w:left w:val="none" w:sz="0" w:space="0" w:color="auto"/>
                <w:bottom w:val="none" w:sz="0" w:space="0" w:color="auto"/>
                <w:right w:val="none" w:sz="0" w:space="0" w:color="auto"/>
              </w:divBdr>
              <w:divsChild>
                <w:div w:id="6567025">
                  <w:marLeft w:val="0"/>
                  <w:marRight w:val="0"/>
                  <w:marTop w:val="0"/>
                  <w:marBottom w:val="0"/>
                  <w:divBdr>
                    <w:top w:val="none" w:sz="0" w:space="0" w:color="auto"/>
                    <w:left w:val="none" w:sz="0" w:space="0" w:color="auto"/>
                    <w:bottom w:val="none" w:sz="0" w:space="0" w:color="auto"/>
                    <w:right w:val="none" w:sz="0" w:space="0" w:color="auto"/>
                  </w:divBdr>
                  <w:divsChild>
                    <w:div w:id="169372996">
                      <w:marLeft w:val="0"/>
                      <w:marRight w:val="0"/>
                      <w:marTop w:val="0"/>
                      <w:marBottom w:val="0"/>
                      <w:divBdr>
                        <w:top w:val="none" w:sz="0" w:space="0" w:color="auto"/>
                        <w:left w:val="none" w:sz="0" w:space="0" w:color="auto"/>
                        <w:bottom w:val="none" w:sz="0" w:space="0" w:color="auto"/>
                        <w:right w:val="none" w:sz="0" w:space="0" w:color="auto"/>
                      </w:divBdr>
                      <w:divsChild>
                        <w:div w:id="1511024557">
                          <w:marLeft w:val="0"/>
                          <w:marRight w:val="0"/>
                          <w:marTop w:val="0"/>
                          <w:marBottom w:val="0"/>
                          <w:divBdr>
                            <w:top w:val="none" w:sz="0" w:space="0" w:color="auto"/>
                            <w:left w:val="none" w:sz="0" w:space="0" w:color="auto"/>
                            <w:bottom w:val="none" w:sz="0" w:space="0" w:color="auto"/>
                            <w:right w:val="none" w:sz="0" w:space="0" w:color="auto"/>
                          </w:divBdr>
                          <w:divsChild>
                            <w:div w:id="172651974">
                              <w:marLeft w:val="0"/>
                              <w:marRight w:val="0"/>
                              <w:marTop w:val="0"/>
                              <w:marBottom w:val="0"/>
                              <w:divBdr>
                                <w:top w:val="none" w:sz="0" w:space="0" w:color="auto"/>
                                <w:left w:val="none" w:sz="0" w:space="0" w:color="auto"/>
                                <w:bottom w:val="none" w:sz="0" w:space="0" w:color="auto"/>
                                <w:right w:val="none" w:sz="0" w:space="0" w:color="auto"/>
                              </w:divBdr>
                              <w:divsChild>
                                <w:div w:id="2111466127">
                                  <w:marLeft w:val="0"/>
                                  <w:marRight w:val="0"/>
                                  <w:marTop w:val="0"/>
                                  <w:marBottom w:val="0"/>
                                  <w:divBdr>
                                    <w:top w:val="none" w:sz="0" w:space="0" w:color="auto"/>
                                    <w:left w:val="none" w:sz="0" w:space="0" w:color="auto"/>
                                    <w:bottom w:val="none" w:sz="0" w:space="0" w:color="auto"/>
                                    <w:right w:val="none" w:sz="0" w:space="0" w:color="auto"/>
                                  </w:divBdr>
                                  <w:divsChild>
                                    <w:div w:id="1062486361">
                                      <w:marLeft w:val="0"/>
                                      <w:marRight w:val="0"/>
                                      <w:marTop w:val="0"/>
                                      <w:marBottom w:val="0"/>
                                      <w:divBdr>
                                        <w:top w:val="none" w:sz="0" w:space="0" w:color="auto"/>
                                        <w:left w:val="none" w:sz="0" w:space="0" w:color="auto"/>
                                        <w:bottom w:val="none" w:sz="0" w:space="0" w:color="auto"/>
                                        <w:right w:val="none" w:sz="0" w:space="0" w:color="auto"/>
                                      </w:divBdr>
                                      <w:divsChild>
                                        <w:div w:id="1338918999">
                                          <w:marLeft w:val="0"/>
                                          <w:marRight w:val="0"/>
                                          <w:marTop w:val="0"/>
                                          <w:marBottom w:val="0"/>
                                          <w:divBdr>
                                            <w:top w:val="none" w:sz="0" w:space="0" w:color="auto"/>
                                            <w:left w:val="none" w:sz="0" w:space="0" w:color="auto"/>
                                            <w:bottom w:val="none" w:sz="0" w:space="0" w:color="auto"/>
                                            <w:right w:val="none" w:sz="0" w:space="0" w:color="auto"/>
                                          </w:divBdr>
                                          <w:divsChild>
                                            <w:div w:id="2090761325">
                                              <w:marLeft w:val="0"/>
                                              <w:marRight w:val="0"/>
                                              <w:marTop w:val="0"/>
                                              <w:marBottom w:val="0"/>
                                              <w:divBdr>
                                                <w:top w:val="none" w:sz="0" w:space="0" w:color="auto"/>
                                                <w:left w:val="none" w:sz="0" w:space="0" w:color="auto"/>
                                                <w:bottom w:val="none" w:sz="0" w:space="0" w:color="auto"/>
                                                <w:right w:val="none" w:sz="0" w:space="0" w:color="auto"/>
                                              </w:divBdr>
                                              <w:divsChild>
                                                <w:div w:id="2058316263">
                                                  <w:marLeft w:val="0"/>
                                                  <w:marRight w:val="0"/>
                                                  <w:marTop w:val="0"/>
                                                  <w:marBottom w:val="0"/>
                                                  <w:divBdr>
                                                    <w:top w:val="none" w:sz="0" w:space="0" w:color="auto"/>
                                                    <w:left w:val="none" w:sz="0" w:space="0" w:color="auto"/>
                                                    <w:bottom w:val="none" w:sz="0" w:space="0" w:color="auto"/>
                                                    <w:right w:val="none" w:sz="0" w:space="0" w:color="auto"/>
                                                  </w:divBdr>
                                                </w:div>
                                              </w:divsChild>
                                            </w:div>
                                            <w:div w:id="1744986576">
                                              <w:marLeft w:val="0"/>
                                              <w:marRight w:val="0"/>
                                              <w:marTop w:val="0"/>
                                              <w:marBottom w:val="0"/>
                                              <w:divBdr>
                                                <w:top w:val="none" w:sz="0" w:space="0" w:color="auto"/>
                                                <w:left w:val="none" w:sz="0" w:space="0" w:color="auto"/>
                                                <w:bottom w:val="none" w:sz="0" w:space="0" w:color="auto"/>
                                                <w:right w:val="none" w:sz="0" w:space="0" w:color="auto"/>
                                              </w:divBdr>
                                              <w:divsChild>
                                                <w:div w:id="43529376">
                                                  <w:marLeft w:val="0"/>
                                                  <w:marRight w:val="0"/>
                                                  <w:marTop w:val="0"/>
                                                  <w:marBottom w:val="0"/>
                                                  <w:divBdr>
                                                    <w:top w:val="none" w:sz="0" w:space="0" w:color="auto"/>
                                                    <w:left w:val="none" w:sz="0" w:space="0" w:color="auto"/>
                                                    <w:bottom w:val="none" w:sz="0" w:space="0" w:color="auto"/>
                                                    <w:right w:val="none" w:sz="0" w:space="0" w:color="auto"/>
                                                  </w:divBdr>
                                                </w:div>
                                              </w:divsChild>
                                            </w:div>
                                            <w:div w:id="363750005">
                                              <w:marLeft w:val="0"/>
                                              <w:marRight w:val="0"/>
                                              <w:marTop w:val="0"/>
                                              <w:marBottom w:val="0"/>
                                              <w:divBdr>
                                                <w:top w:val="none" w:sz="0" w:space="0" w:color="auto"/>
                                                <w:left w:val="none" w:sz="0" w:space="0" w:color="auto"/>
                                                <w:bottom w:val="none" w:sz="0" w:space="0" w:color="auto"/>
                                                <w:right w:val="none" w:sz="0" w:space="0" w:color="auto"/>
                                              </w:divBdr>
                                              <w:divsChild>
                                                <w:div w:id="27040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6466450">
          <w:marLeft w:val="0"/>
          <w:marRight w:val="0"/>
          <w:marTop w:val="0"/>
          <w:marBottom w:val="0"/>
          <w:divBdr>
            <w:top w:val="none" w:sz="0" w:space="0" w:color="auto"/>
            <w:left w:val="none" w:sz="0" w:space="0" w:color="auto"/>
            <w:bottom w:val="none" w:sz="0" w:space="0" w:color="auto"/>
            <w:right w:val="none" w:sz="0" w:space="0" w:color="auto"/>
          </w:divBdr>
          <w:divsChild>
            <w:div w:id="1397049638">
              <w:marLeft w:val="0"/>
              <w:marRight w:val="0"/>
              <w:marTop w:val="0"/>
              <w:marBottom w:val="0"/>
              <w:divBdr>
                <w:top w:val="none" w:sz="0" w:space="0" w:color="auto"/>
                <w:left w:val="none" w:sz="0" w:space="0" w:color="auto"/>
                <w:bottom w:val="none" w:sz="0" w:space="0" w:color="auto"/>
                <w:right w:val="none" w:sz="0" w:space="0" w:color="auto"/>
              </w:divBdr>
              <w:divsChild>
                <w:div w:id="256209980">
                  <w:marLeft w:val="0"/>
                  <w:marRight w:val="0"/>
                  <w:marTop w:val="0"/>
                  <w:marBottom w:val="0"/>
                  <w:divBdr>
                    <w:top w:val="none" w:sz="0" w:space="0" w:color="auto"/>
                    <w:left w:val="none" w:sz="0" w:space="0" w:color="auto"/>
                    <w:bottom w:val="none" w:sz="0" w:space="0" w:color="auto"/>
                    <w:right w:val="none" w:sz="0" w:space="0" w:color="auto"/>
                  </w:divBdr>
                  <w:divsChild>
                    <w:div w:id="179584972">
                      <w:marLeft w:val="0"/>
                      <w:marRight w:val="0"/>
                      <w:marTop w:val="0"/>
                      <w:marBottom w:val="0"/>
                      <w:divBdr>
                        <w:top w:val="none" w:sz="0" w:space="0" w:color="auto"/>
                        <w:left w:val="none" w:sz="0" w:space="0" w:color="auto"/>
                        <w:bottom w:val="none" w:sz="0" w:space="0" w:color="auto"/>
                        <w:right w:val="none" w:sz="0" w:space="0" w:color="auto"/>
                      </w:divBdr>
                      <w:divsChild>
                        <w:div w:id="1630941645">
                          <w:marLeft w:val="0"/>
                          <w:marRight w:val="0"/>
                          <w:marTop w:val="0"/>
                          <w:marBottom w:val="0"/>
                          <w:divBdr>
                            <w:top w:val="none" w:sz="0" w:space="0" w:color="auto"/>
                            <w:left w:val="none" w:sz="0" w:space="0" w:color="auto"/>
                            <w:bottom w:val="none" w:sz="0" w:space="0" w:color="auto"/>
                            <w:right w:val="none" w:sz="0" w:space="0" w:color="auto"/>
                          </w:divBdr>
                          <w:divsChild>
                            <w:div w:id="1695616200">
                              <w:marLeft w:val="0"/>
                              <w:marRight w:val="0"/>
                              <w:marTop w:val="0"/>
                              <w:marBottom w:val="0"/>
                              <w:divBdr>
                                <w:top w:val="none" w:sz="0" w:space="0" w:color="auto"/>
                                <w:left w:val="none" w:sz="0" w:space="0" w:color="auto"/>
                                <w:bottom w:val="none" w:sz="0" w:space="0" w:color="auto"/>
                                <w:right w:val="none" w:sz="0" w:space="0" w:color="auto"/>
                              </w:divBdr>
                              <w:divsChild>
                                <w:div w:id="105369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135428">
      <w:bodyDiv w:val="1"/>
      <w:marLeft w:val="0"/>
      <w:marRight w:val="0"/>
      <w:marTop w:val="0"/>
      <w:marBottom w:val="0"/>
      <w:divBdr>
        <w:top w:val="none" w:sz="0" w:space="0" w:color="auto"/>
        <w:left w:val="none" w:sz="0" w:space="0" w:color="auto"/>
        <w:bottom w:val="none" w:sz="0" w:space="0" w:color="auto"/>
        <w:right w:val="none" w:sz="0" w:space="0" w:color="auto"/>
      </w:divBdr>
      <w:divsChild>
        <w:div w:id="554387818">
          <w:marLeft w:val="0"/>
          <w:marRight w:val="0"/>
          <w:marTop w:val="0"/>
          <w:marBottom w:val="0"/>
          <w:divBdr>
            <w:top w:val="none" w:sz="0" w:space="0" w:color="auto"/>
            <w:left w:val="none" w:sz="0" w:space="0" w:color="auto"/>
            <w:bottom w:val="none" w:sz="0" w:space="0" w:color="auto"/>
            <w:right w:val="none" w:sz="0" w:space="0" w:color="auto"/>
          </w:divBdr>
          <w:divsChild>
            <w:div w:id="336157850">
              <w:marLeft w:val="0"/>
              <w:marRight w:val="0"/>
              <w:marTop w:val="0"/>
              <w:marBottom w:val="0"/>
              <w:divBdr>
                <w:top w:val="none" w:sz="0" w:space="0" w:color="auto"/>
                <w:left w:val="none" w:sz="0" w:space="0" w:color="auto"/>
                <w:bottom w:val="none" w:sz="0" w:space="0" w:color="auto"/>
                <w:right w:val="none" w:sz="0" w:space="0" w:color="auto"/>
              </w:divBdr>
            </w:div>
          </w:divsChild>
        </w:div>
        <w:div w:id="772282569">
          <w:marLeft w:val="0"/>
          <w:marRight w:val="0"/>
          <w:marTop w:val="0"/>
          <w:marBottom w:val="0"/>
          <w:divBdr>
            <w:top w:val="none" w:sz="0" w:space="0" w:color="auto"/>
            <w:left w:val="none" w:sz="0" w:space="0" w:color="auto"/>
            <w:bottom w:val="none" w:sz="0" w:space="0" w:color="auto"/>
            <w:right w:val="none" w:sz="0" w:space="0" w:color="auto"/>
          </w:divBdr>
          <w:divsChild>
            <w:div w:id="2116754455">
              <w:marLeft w:val="0"/>
              <w:marRight w:val="0"/>
              <w:marTop w:val="0"/>
              <w:marBottom w:val="0"/>
              <w:divBdr>
                <w:top w:val="none" w:sz="0" w:space="0" w:color="auto"/>
                <w:left w:val="none" w:sz="0" w:space="0" w:color="auto"/>
                <w:bottom w:val="none" w:sz="0" w:space="0" w:color="auto"/>
                <w:right w:val="none" w:sz="0" w:space="0" w:color="auto"/>
              </w:divBdr>
            </w:div>
          </w:divsChild>
        </w:div>
        <w:div w:id="911696454">
          <w:marLeft w:val="0"/>
          <w:marRight w:val="0"/>
          <w:marTop w:val="0"/>
          <w:marBottom w:val="0"/>
          <w:divBdr>
            <w:top w:val="none" w:sz="0" w:space="0" w:color="auto"/>
            <w:left w:val="none" w:sz="0" w:space="0" w:color="auto"/>
            <w:bottom w:val="none" w:sz="0" w:space="0" w:color="auto"/>
            <w:right w:val="none" w:sz="0" w:space="0" w:color="auto"/>
          </w:divBdr>
          <w:divsChild>
            <w:div w:id="17683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99513">
      <w:bodyDiv w:val="1"/>
      <w:marLeft w:val="0"/>
      <w:marRight w:val="0"/>
      <w:marTop w:val="0"/>
      <w:marBottom w:val="0"/>
      <w:divBdr>
        <w:top w:val="none" w:sz="0" w:space="0" w:color="auto"/>
        <w:left w:val="none" w:sz="0" w:space="0" w:color="auto"/>
        <w:bottom w:val="none" w:sz="0" w:space="0" w:color="auto"/>
        <w:right w:val="none" w:sz="0" w:space="0" w:color="auto"/>
      </w:divBdr>
      <w:divsChild>
        <w:div w:id="715007411">
          <w:marLeft w:val="0"/>
          <w:marRight w:val="0"/>
          <w:marTop w:val="0"/>
          <w:marBottom w:val="0"/>
          <w:divBdr>
            <w:top w:val="none" w:sz="0" w:space="0" w:color="auto"/>
            <w:left w:val="none" w:sz="0" w:space="0" w:color="auto"/>
            <w:bottom w:val="none" w:sz="0" w:space="0" w:color="auto"/>
            <w:right w:val="none" w:sz="0" w:space="0" w:color="auto"/>
          </w:divBdr>
          <w:divsChild>
            <w:div w:id="1705053296">
              <w:marLeft w:val="0"/>
              <w:marRight w:val="0"/>
              <w:marTop w:val="0"/>
              <w:marBottom w:val="0"/>
              <w:divBdr>
                <w:top w:val="none" w:sz="0" w:space="0" w:color="auto"/>
                <w:left w:val="none" w:sz="0" w:space="0" w:color="auto"/>
                <w:bottom w:val="none" w:sz="0" w:space="0" w:color="auto"/>
                <w:right w:val="none" w:sz="0" w:space="0" w:color="auto"/>
              </w:divBdr>
              <w:divsChild>
                <w:div w:id="1875267012">
                  <w:marLeft w:val="0"/>
                  <w:marRight w:val="0"/>
                  <w:marTop w:val="0"/>
                  <w:marBottom w:val="0"/>
                  <w:divBdr>
                    <w:top w:val="none" w:sz="0" w:space="0" w:color="auto"/>
                    <w:left w:val="none" w:sz="0" w:space="0" w:color="auto"/>
                    <w:bottom w:val="none" w:sz="0" w:space="0" w:color="auto"/>
                    <w:right w:val="none" w:sz="0" w:space="0" w:color="auto"/>
                  </w:divBdr>
                  <w:divsChild>
                    <w:div w:id="1118451585">
                      <w:marLeft w:val="0"/>
                      <w:marRight w:val="0"/>
                      <w:marTop w:val="0"/>
                      <w:marBottom w:val="0"/>
                      <w:divBdr>
                        <w:top w:val="none" w:sz="0" w:space="0" w:color="auto"/>
                        <w:left w:val="none" w:sz="0" w:space="0" w:color="auto"/>
                        <w:bottom w:val="none" w:sz="0" w:space="0" w:color="auto"/>
                        <w:right w:val="none" w:sz="0" w:space="0" w:color="auto"/>
                      </w:divBdr>
                      <w:divsChild>
                        <w:div w:id="211696559">
                          <w:marLeft w:val="0"/>
                          <w:marRight w:val="0"/>
                          <w:marTop w:val="0"/>
                          <w:marBottom w:val="0"/>
                          <w:divBdr>
                            <w:top w:val="none" w:sz="0" w:space="0" w:color="auto"/>
                            <w:left w:val="none" w:sz="0" w:space="0" w:color="auto"/>
                            <w:bottom w:val="none" w:sz="0" w:space="0" w:color="auto"/>
                            <w:right w:val="none" w:sz="0" w:space="0" w:color="auto"/>
                          </w:divBdr>
                          <w:divsChild>
                            <w:div w:id="843126372">
                              <w:marLeft w:val="0"/>
                              <w:marRight w:val="0"/>
                              <w:marTop w:val="0"/>
                              <w:marBottom w:val="0"/>
                              <w:divBdr>
                                <w:top w:val="none" w:sz="0" w:space="0" w:color="auto"/>
                                <w:left w:val="none" w:sz="0" w:space="0" w:color="auto"/>
                                <w:bottom w:val="none" w:sz="0" w:space="0" w:color="auto"/>
                                <w:right w:val="none" w:sz="0" w:space="0" w:color="auto"/>
                              </w:divBdr>
                              <w:divsChild>
                                <w:div w:id="1692801681">
                                  <w:marLeft w:val="0"/>
                                  <w:marRight w:val="0"/>
                                  <w:marTop w:val="0"/>
                                  <w:marBottom w:val="0"/>
                                  <w:divBdr>
                                    <w:top w:val="none" w:sz="0" w:space="0" w:color="auto"/>
                                    <w:left w:val="none" w:sz="0" w:space="0" w:color="auto"/>
                                    <w:bottom w:val="none" w:sz="0" w:space="0" w:color="auto"/>
                                    <w:right w:val="none" w:sz="0" w:space="0" w:color="auto"/>
                                  </w:divBdr>
                                  <w:divsChild>
                                    <w:div w:id="1538156897">
                                      <w:marLeft w:val="0"/>
                                      <w:marRight w:val="0"/>
                                      <w:marTop w:val="0"/>
                                      <w:marBottom w:val="0"/>
                                      <w:divBdr>
                                        <w:top w:val="none" w:sz="0" w:space="0" w:color="auto"/>
                                        <w:left w:val="none" w:sz="0" w:space="0" w:color="auto"/>
                                        <w:bottom w:val="none" w:sz="0" w:space="0" w:color="auto"/>
                                        <w:right w:val="none" w:sz="0" w:space="0" w:color="auto"/>
                                      </w:divBdr>
                                      <w:divsChild>
                                        <w:div w:id="13847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384386">
          <w:marLeft w:val="0"/>
          <w:marRight w:val="0"/>
          <w:marTop w:val="0"/>
          <w:marBottom w:val="0"/>
          <w:divBdr>
            <w:top w:val="none" w:sz="0" w:space="0" w:color="auto"/>
            <w:left w:val="none" w:sz="0" w:space="0" w:color="auto"/>
            <w:bottom w:val="none" w:sz="0" w:space="0" w:color="auto"/>
            <w:right w:val="none" w:sz="0" w:space="0" w:color="auto"/>
          </w:divBdr>
          <w:divsChild>
            <w:div w:id="470446593">
              <w:marLeft w:val="0"/>
              <w:marRight w:val="0"/>
              <w:marTop w:val="0"/>
              <w:marBottom w:val="0"/>
              <w:divBdr>
                <w:top w:val="none" w:sz="0" w:space="0" w:color="auto"/>
                <w:left w:val="none" w:sz="0" w:space="0" w:color="auto"/>
                <w:bottom w:val="none" w:sz="0" w:space="0" w:color="auto"/>
                <w:right w:val="none" w:sz="0" w:space="0" w:color="auto"/>
              </w:divBdr>
              <w:divsChild>
                <w:div w:id="385107113">
                  <w:marLeft w:val="0"/>
                  <w:marRight w:val="0"/>
                  <w:marTop w:val="0"/>
                  <w:marBottom w:val="0"/>
                  <w:divBdr>
                    <w:top w:val="none" w:sz="0" w:space="0" w:color="auto"/>
                    <w:left w:val="none" w:sz="0" w:space="0" w:color="auto"/>
                    <w:bottom w:val="none" w:sz="0" w:space="0" w:color="auto"/>
                    <w:right w:val="none" w:sz="0" w:space="0" w:color="auto"/>
                  </w:divBdr>
                  <w:divsChild>
                    <w:div w:id="444810689">
                      <w:marLeft w:val="0"/>
                      <w:marRight w:val="0"/>
                      <w:marTop w:val="0"/>
                      <w:marBottom w:val="0"/>
                      <w:divBdr>
                        <w:top w:val="none" w:sz="0" w:space="0" w:color="auto"/>
                        <w:left w:val="none" w:sz="0" w:space="0" w:color="auto"/>
                        <w:bottom w:val="none" w:sz="0" w:space="0" w:color="auto"/>
                        <w:right w:val="none" w:sz="0" w:space="0" w:color="auto"/>
                      </w:divBdr>
                      <w:divsChild>
                        <w:div w:id="1458451614">
                          <w:marLeft w:val="0"/>
                          <w:marRight w:val="0"/>
                          <w:marTop w:val="0"/>
                          <w:marBottom w:val="0"/>
                          <w:divBdr>
                            <w:top w:val="none" w:sz="0" w:space="0" w:color="auto"/>
                            <w:left w:val="none" w:sz="0" w:space="0" w:color="auto"/>
                            <w:bottom w:val="none" w:sz="0" w:space="0" w:color="auto"/>
                            <w:right w:val="none" w:sz="0" w:space="0" w:color="auto"/>
                          </w:divBdr>
                          <w:divsChild>
                            <w:div w:id="1498611964">
                              <w:marLeft w:val="0"/>
                              <w:marRight w:val="0"/>
                              <w:marTop w:val="0"/>
                              <w:marBottom w:val="0"/>
                              <w:divBdr>
                                <w:top w:val="none" w:sz="0" w:space="0" w:color="auto"/>
                                <w:left w:val="none" w:sz="0" w:space="0" w:color="auto"/>
                                <w:bottom w:val="none" w:sz="0" w:space="0" w:color="auto"/>
                                <w:right w:val="none" w:sz="0" w:space="0" w:color="auto"/>
                              </w:divBdr>
                              <w:divsChild>
                                <w:div w:id="13335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950894">
      <w:bodyDiv w:val="1"/>
      <w:marLeft w:val="0"/>
      <w:marRight w:val="0"/>
      <w:marTop w:val="0"/>
      <w:marBottom w:val="0"/>
      <w:divBdr>
        <w:top w:val="none" w:sz="0" w:space="0" w:color="auto"/>
        <w:left w:val="none" w:sz="0" w:space="0" w:color="auto"/>
        <w:bottom w:val="none" w:sz="0" w:space="0" w:color="auto"/>
        <w:right w:val="none" w:sz="0" w:space="0" w:color="auto"/>
      </w:divBdr>
      <w:divsChild>
        <w:div w:id="5914026">
          <w:marLeft w:val="0"/>
          <w:marRight w:val="0"/>
          <w:marTop w:val="0"/>
          <w:marBottom w:val="0"/>
          <w:divBdr>
            <w:top w:val="none" w:sz="0" w:space="0" w:color="auto"/>
            <w:left w:val="none" w:sz="0" w:space="0" w:color="auto"/>
            <w:bottom w:val="none" w:sz="0" w:space="0" w:color="auto"/>
            <w:right w:val="none" w:sz="0" w:space="0" w:color="auto"/>
          </w:divBdr>
          <w:divsChild>
            <w:div w:id="1261721356">
              <w:marLeft w:val="0"/>
              <w:marRight w:val="0"/>
              <w:marTop w:val="0"/>
              <w:marBottom w:val="0"/>
              <w:divBdr>
                <w:top w:val="none" w:sz="0" w:space="0" w:color="auto"/>
                <w:left w:val="none" w:sz="0" w:space="0" w:color="auto"/>
                <w:bottom w:val="none" w:sz="0" w:space="0" w:color="auto"/>
                <w:right w:val="none" w:sz="0" w:space="0" w:color="auto"/>
              </w:divBdr>
              <w:divsChild>
                <w:div w:id="2091072978">
                  <w:marLeft w:val="0"/>
                  <w:marRight w:val="0"/>
                  <w:marTop w:val="0"/>
                  <w:marBottom w:val="0"/>
                  <w:divBdr>
                    <w:top w:val="none" w:sz="0" w:space="0" w:color="auto"/>
                    <w:left w:val="none" w:sz="0" w:space="0" w:color="auto"/>
                    <w:bottom w:val="none" w:sz="0" w:space="0" w:color="auto"/>
                    <w:right w:val="none" w:sz="0" w:space="0" w:color="auto"/>
                  </w:divBdr>
                  <w:divsChild>
                    <w:div w:id="238027793">
                      <w:marLeft w:val="0"/>
                      <w:marRight w:val="0"/>
                      <w:marTop w:val="0"/>
                      <w:marBottom w:val="0"/>
                      <w:divBdr>
                        <w:top w:val="none" w:sz="0" w:space="0" w:color="auto"/>
                        <w:left w:val="none" w:sz="0" w:space="0" w:color="auto"/>
                        <w:bottom w:val="none" w:sz="0" w:space="0" w:color="auto"/>
                        <w:right w:val="none" w:sz="0" w:space="0" w:color="auto"/>
                      </w:divBdr>
                      <w:divsChild>
                        <w:div w:id="1212494134">
                          <w:marLeft w:val="0"/>
                          <w:marRight w:val="0"/>
                          <w:marTop w:val="0"/>
                          <w:marBottom w:val="0"/>
                          <w:divBdr>
                            <w:top w:val="none" w:sz="0" w:space="0" w:color="auto"/>
                            <w:left w:val="none" w:sz="0" w:space="0" w:color="auto"/>
                            <w:bottom w:val="none" w:sz="0" w:space="0" w:color="auto"/>
                            <w:right w:val="none" w:sz="0" w:space="0" w:color="auto"/>
                          </w:divBdr>
                          <w:divsChild>
                            <w:div w:id="1364290062">
                              <w:marLeft w:val="0"/>
                              <w:marRight w:val="0"/>
                              <w:marTop w:val="0"/>
                              <w:marBottom w:val="0"/>
                              <w:divBdr>
                                <w:top w:val="none" w:sz="0" w:space="0" w:color="auto"/>
                                <w:left w:val="none" w:sz="0" w:space="0" w:color="auto"/>
                                <w:bottom w:val="none" w:sz="0" w:space="0" w:color="auto"/>
                                <w:right w:val="none" w:sz="0" w:space="0" w:color="auto"/>
                              </w:divBdr>
                              <w:divsChild>
                                <w:div w:id="683674523">
                                  <w:marLeft w:val="0"/>
                                  <w:marRight w:val="0"/>
                                  <w:marTop w:val="0"/>
                                  <w:marBottom w:val="0"/>
                                  <w:divBdr>
                                    <w:top w:val="none" w:sz="0" w:space="0" w:color="auto"/>
                                    <w:left w:val="none" w:sz="0" w:space="0" w:color="auto"/>
                                    <w:bottom w:val="none" w:sz="0" w:space="0" w:color="auto"/>
                                    <w:right w:val="none" w:sz="0" w:space="0" w:color="auto"/>
                                  </w:divBdr>
                                  <w:divsChild>
                                    <w:div w:id="18337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394823">
          <w:marLeft w:val="0"/>
          <w:marRight w:val="0"/>
          <w:marTop w:val="0"/>
          <w:marBottom w:val="0"/>
          <w:divBdr>
            <w:top w:val="none" w:sz="0" w:space="0" w:color="auto"/>
            <w:left w:val="none" w:sz="0" w:space="0" w:color="auto"/>
            <w:bottom w:val="none" w:sz="0" w:space="0" w:color="auto"/>
            <w:right w:val="none" w:sz="0" w:space="0" w:color="auto"/>
          </w:divBdr>
          <w:divsChild>
            <w:div w:id="546524888">
              <w:marLeft w:val="0"/>
              <w:marRight w:val="0"/>
              <w:marTop w:val="0"/>
              <w:marBottom w:val="0"/>
              <w:divBdr>
                <w:top w:val="none" w:sz="0" w:space="0" w:color="auto"/>
                <w:left w:val="none" w:sz="0" w:space="0" w:color="auto"/>
                <w:bottom w:val="none" w:sz="0" w:space="0" w:color="auto"/>
                <w:right w:val="none" w:sz="0" w:space="0" w:color="auto"/>
              </w:divBdr>
              <w:divsChild>
                <w:div w:id="1028872489">
                  <w:marLeft w:val="0"/>
                  <w:marRight w:val="0"/>
                  <w:marTop w:val="0"/>
                  <w:marBottom w:val="0"/>
                  <w:divBdr>
                    <w:top w:val="none" w:sz="0" w:space="0" w:color="auto"/>
                    <w:left w:val="none" w:sz="0" w:space="0" w:color="auto"/>
                    <w:bottom w:val="none" w:sz="0" w:space="0" w:color="auto"/>
                    <w:right w:val="none" w:sz="0" w:space="0" w:color="auto"/>
                  </w:divBdr>
                  <w:divsChild>
                    <w:div w:id="1241141729">
                      <w:marLeft w:val="0"/>
                      <w:marRight w:val="0"/>
                      <w:marTop w:val="0"/>
                      <w:marBottom w:val="0"/>
                      <w:divBdr>
                        <w:top w:val="none" w:sz="0" w:space="0" w:color="auto"/>
                        <w:left w:val="none" w:sz="0" w:space="0" w:color="auto"/>
                        <w:bottom w:val="none" w:sz="0" w:space="0" w:color="auto"/>
                        <w:right w:val="none" w:sz="0" w:space="0" w:color="auto"/>
                      </w:divBdr>
                      <w:divsChild>
                        <w:div w:id="602957016">
                          <w:marLeft w:val="0"/>
                          <w:marRight w:val="0"/>
                          <w:marTop w:val="0"/>
                          <w:marBottom w:val="0"/>
                          <w:divBdr>
                            <w:top w:val="none" w:sz="0" w:space="0" w:color="auto"/>
                            <w:left w:val="none" w:sz="0" w:space="0" w:color="auto"/>
                            <w:bottom w:val="none" w:sz="0" w:space="0" w:color="auto"/>
                            <w:right w:val="none" w:sz="0" w:space="0" w:color="auto"/>
                          </w:divBdr>
                          <w:divsChild>
                            <w:div w:id="1088498448">
                              <w:marLeft w:val="0"/>
                              <w:marRight w:val="0"/>
                              <w:marTop w:val="0"/>
                              <w:marBottom w:val="0"/>
                              <w:divBdr>
                                <w:top w:val="none" w:sz="0" w:space="0" w:color="auto"/>
                                <w:left w:val="none" w:sz="0" w:space="0" w:color="auto"/>
                                <w:bottom w:val="none" w:sz="0" w:space="0" w:color="auto"/>
                                <w:right w:val="none" w:sz="0" w:space="0" w:color="auto"/>
                              </w:divBdr>
                              <w:divsChild>
                                <w:div w:id="1644775577">
                                  <w:marLeft w:val="0"/>
                                  <w:marRight w:val="0"/>
                                  <w:marTop w:val="0"/>
                                  <w:marBottom w:val="0"/>
                                  <w:divBdr>
                                    <w:top w:val="none" w:sz="0" w:space="0" w:color="auto"/>
                                    <w:left w:val="none" w:sz="0" w:space="0" w:color="auto"/>
                                    <w:bottom w:val="none" w:sz="0" w:space="0" w:color="auto"/>
                                    <w:right w:val="none" w:sz="0" w:space="0" w:color="auto"/>
                                  </w:divBdr>
                                  <w:divsChild>
                                    <w:div w:id="12019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008635">
      <w:bodyDiv w:val="1"/>
      <w:marLeft w:val="0"/>
      <w:marRight w:val="0"/>
      <w:marTop w:val="0"/>
      <w:marBottom w:val="0"/>
      <w:divBdr>
        <w:top w:val="none" w:sz="0" w:space="0" w:color="auto"/>
        <w:left w:val="none" w:sz="0" w:space="0" w:color="auto"/>
        <w:bottom w:val="none" w:sz="0" w:space="0" w:color="auto"/>
        <w:right w:val="none" w:sz="0" w:space="0" w:color="auto"/>
      </w:divBdr>
    </w:div>
    <w:div w:id="846139022">
      <w:bodyDiv w:val="1"/>
      <w:marLeft w:val="0"/>
      <w:marRight w:val="0"/>
      <w:marTop w:val="0"/>
      <w:marBottom w:val="0"/>
      <w:divBdr>
        <w:top w:val="none" w:sz="0" w:space="0" w:color="auto"/>
        <w:left w:val="none" w:sz="0" w:space="0" w:color="auto"/>
        <w:bottom w:val="none" w:sz="0" w:space="0" w:color="auto"/>
        <w:right w:val="none" w:sz="0" w:space="0" w:color="auto"/>
      </w:divBdr>
      <w:divsChild>
        <w:div w:id="117603188">
          <w:marLeft w:val="0"/>
          <w:marRight w:val="0"/>
          <w:marTop w:val="0"/>
          <w:marBottom w:val="0"/>
          <w:divBdr>
            <w:top w:val="none" w:sz="0" w:space="0" w:color="auto"/>
            <w:left w:val="none" w:sz="0" w:space="0" w:color="auto"/>
            <w:bottom w:val="none" w:sz="0" w:space="0" w:color="auto"/>
            <w:right w:val="none" w:sz="0" w:space="0" w:color="auto"/>
          </w:divBdr>
          <w:divsChild>
            <w:div w:id="1942952695">
              <w:marLeft w:val="0"/>
              <w:marRight w:val="0"/>
              <w:marTop w:val="0"/>
              <w:marBottom w:val="0"/>
              <w:divBdr>
                <w:top w:val="none" w:sz="0" w:space="0" w:color="auto"/>
                <w:left w:val="none" w:sz="0" w:space="0" w:color="auto"/>
                <w:bottom w:val="none" w:sz="0" w:space="0" w:color="auto"/>
                <w:right w:val="none" w:sz="0" w:space="0" w:color="auto"/>
              </w:divBdr>
              <w:divsChild>
                <w:div w:id="817695174">
                  <w:marLeft w:val="0"/>
                  <w:marRight w:val="0"/>
                  <w:marTop w:val="0"/>
                  <w:marBottom w:val="0"/>
                  <w:divBdr>
                    <w:top w:val="none" w:sz="0" w:space="0" w:color="auto"/>
                    <w:left w:val="none" w:sz="0" w:space="0" w:color="auto"/>
                    <w:bottom w:val="none" w:sz="0" w:space="0" w:color="auto"/>
                    <w:right w:val="none" w:sz="0" w:space="0" w:color="auto"/>
                  </w:divBdr>
                  <w:divsChild>
                    <w:div w:id="274288700">
                      <w:marLeft w:val="0"/>
                      <w:marRight w:val="0"/>
                      <w:marTop w:val="0"/>
                      <w:marBottom w:val="0"/>
                      <w:divBdr>
                        <w:top w:val="none" w:sz="0" w:space="0" w:color="auto"/>
                        <w:left w:val="none" w:sz="0" w:space="0" w:color="auto"/>
                        <w:bottom w:val="none" w:sz="0" w:space="0" w:color="auto"/>
                        <w:right w:val="none" w:sz="0" w:space="0" w:color="auto"/>
                      </w:divBdr>
                      <w:divsChild>
                        <w:div w:id="1194222559">
                          <w:marLeft w:val="0"/>
                          <w:marRight w:val="0"/>
                          <w:marTop w:val="0"/>
                          <w:marBottom w:val="0"/>
                          <w:divBdr>
                            <w:top w:val="none" w:sz="0" w:space="0" w:color="auto"/>
                            <w:left w:val="none" w:sz="0" w:space="0" w:color="auto"/>
                            <w:bottom w:val="none" w:sz="0" w:space="0" w:color="auto"/>
                            <w:right w:val="none" w:sz="0" w:space="0" w:color="auto"/>
                          </w:divBdr>
                          <w:divsChild>
                            <w:div w:id="398787282">
                              <w:marLeft w:val="0"/>
                              <w:marRight w:val="0"/>
                              <w:marTop w:val="0"/>
                              <w:marBottom w:val="0"/>
                              <w:divBdr>
                                <w:top w:val="none" w:sz="0" w:space="0" w:color="auto"/>
                                <w:left w:val="none" w:sz="0" w:space="0" w:color="auto"/>
                                <w:bottom w:val="none" w:sz="0" w:space="0" w:color="auto"/>
                                <w:right w:val="none" w:sz="0" w:space="0" w:color="auto"/>
                              </w:divBdr>
                              <w:divsChild>
                                <w:div w:id="1666281043">
                                  <w:marLeft w:val="0"/>
                                  <w:marRight w:val="0"/>
                                  <w:marTop w:val="0"/>
                                  <w:marBottom w:val="0"/>
                                  <w:divBdr>
                                    <w:top w:val="none" w:sz="0" w:space="0" w:color="auto"/>
                                    <w:left w:val="none" w:sz="0" w:space="0" w:color="auto"/>
                                    <w:bottom w:val="none" w:sz="0" w:space="0" w:color="auto"/>
                                    <w:right w:val="none" w:sz="0" w:space="0" w:color="auto"/>
                                  </w:divBdr>
                                  <w:divsChild>
                                    <w:div w:id="1004935743">
                                      <w:marLeft w:val="0"/>
                                      <w:marRight w:val="0"/>
                                      <w:marTop w:val="0"/>
                                      <w:marBottom w:val="0"/>
                                      <w:divBdr>
                                        <w:top w:val="none" w:sz="0" w:space="0" w:color="auto"/>
                                        <w:left w:val="none" w:sz="0" w:space="0" w:color="auto"/>
                                        <w:bottom w:val="none" w:sz="0" w:space="0" w:color="auto"/>
                                        <w:right w:val="none" w:sz="0" w:space="0" w:color="auto"/>
                                      </w:divBdr>
                                      <w:divsChild>
                                        <w:div w:id="124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1697172">
      <w:bodyDiv w:val="1"/>
      <w:marLeft w:val="0"/>
      <w:marRight w:val="0"/>
      <w:marTop w:val="0"/>
      <w:marBottom w:val="0"/>
      <w:divBdr>
        <w:top w:val="none" w:sz="0" w:space="0" w:color="auto"/>
        <w:left w:val="none" w:sz="0" w:space="0" w:color="auto"/>
        <w:bottom w:val="none" w:sz="0" w:space="0" w:color="auto"/>
        <w:right w:val="none" w:sz="0" w:space="0" w:color="auto"/>
      </w:divBdr>
      <w:divsChild>
        <w:div w:id="1922518252">
          <w:marLeft w:val="0"/>
          <w:marRight w:val="0"/>
          <w:marTop w:val="0"/>
          <w:marBottom w:val="0"/>
          <w:divBdr>
            <w:top w:val="none" w:sz="0" w:space="0" w:color="auto"/>
            <w:left w:val="none" w:sz="0" w:space="0" w:color="auto"/>
            <w:bottom w:val="none" w:sz="0" w:space="0" w:color="auto"/>
            <w:right w:val="none" w:sz="0" w:space="0" w:color="auto"/>
          </w:divBdr>
          <w:divsChild>
            <w:div w:id="1105928664">
              <w:marLeft w:val="0"/>
              <w:marRight w:val="0"/>
              <w:marTop w:val="0"/>
              <w:marBottom w:val="0"/>
              <w:divBdr>
                <w:top w:val="none" w:sz="0" w:space="0" w:color="auto"/>
                <w:left w:val="none" w:sz="0" w:space="0" w:color="auto"/>
                <w:bottom w:val="none" w:sz="0" w:space="0" w:color="auto"/>
                <w:right w:val="none" w:sz="0" w:space="0" w:color="auto"/>
              </w:divBdr>
              <w:divsChild>
                <w:div w:id="1127431284">
                  <w:marLeft w:val="0"/>
                  <w:marRight w:val="0"/>
                  <w:marTop w:val="0"/>
                  <w:marBottom w:val="0"/>
                  <w:divBdr>
                    <w:top w:val="none" w:sz="0" w:space="0" w:color="auto"/>
                    <w:left w:val="none" w:sz="0" w:space="0" w:color="auto"/>
                    <w:bottom w:val="none" w:sz="0" w:space="0" w:color="auto"/>
                    <w:right w:val="none" w:sz="0" w:space="0" w:color="auto"/>
                  </w:divBdr>
                  <w:divsChild>
                    <w:div w:id="1482037475">
                      <w:marLeft w:val="0"/>
                      <w:marRight w:val="0"/>
                      <w:marTop w:val="0"/>
                      <w:marBottom w:val="0"/>
                      <w:divBdr>
                        <w:top w:val="none" w:sz="0" w:space="0" w:color="auto"/>
                        <w:left w:val="none" w:sz="0" w:space="0" w:color="auto"/>
                        <w:bottom w:val="none" w:sz="0" w:space="0" w:color="auto"/>
                        <w:right w:val="none" w:sz="0" w:space="0" w:color="auto"/>
                      </w:divBdr>
                      <w:divsChild>
                        <w:div w:id="1791825820">
                          <w:marLeft w:val="0"/>
                          <w:marRight w:val="0"/>
                          <w:marTop w:val="0"/>
                          <w:marBottom w:val="0"/>
                          <w:divBdr>
                            <w:top w:val="none" w:sz="0" w:space="0" w:color="auto"/>
                            <w:left w:val="none" w:sz="0" w:space="0" w:color="auto"/>
                            <w:bottom w:val="none" w:sz="0" w:space="0" w:color="auto"/>
                            <w:right w:val="none" w:sz="0" w:space="0" w:color="auto"/>
                          </w:divBdr>
                          <w:divsChild>
                            <w:div w:id="91434557">
                              <w:marLeft w:val="0"/>
                              <w:marRight w:val="0"/>
                              <w:marTop w:val="0"/>
                              <w:marBottom w:val="0"/>
                              <w:divBdr>
                                <w:top w:val="none" w:sz="0" w:space="0" w:color="auto"/>
                                <w:left w:val="none" w:sz="0" w:space="0" w:color="auto"/>
                                <w:bottom w:val="none" w:sz="0" w:space="0" w:color="auto"/>
                                <w:right w:val="none" w:sz="0" w:space="0" w:color="auto"/>
                              </w:divBdr>
                              <w:divsChild>
                                <w:div w:id="1985310644">
                                  <w:marLeft w:val="0"/>
                                  <w:marRight w:val="0"/>
                                  <w:marTop w:val="0"/>
                                  <w:marBottom w:val="0"/>
                                  <w:divBdr>
                                    <w:top w:val="none" w:sz="0" w:space="0" w:color="auto"/>
                                    <w:left w:val="none" w:sz="0" w:space="0" w:color="auto"/>
                                    <w:bottom w:val="none" w:sz="0" w:space="0" w:color="auto"/>
                                    <w:right w:val="none" w:sz="0" w:space="0" w:color="auto"/>
                                  </w:divBdr>
                                  <w:divsChild>
                                    <w:div w:id="70086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7052118">
          <w:marLeft w:val="0"/>
          <w:marRight w:val="0"/>
          <w:marTop w:val="0"/>
          <w:marBottom w:val="0"/>
          <w:divBdr>
            <w:top w:val="none" w:sz="0" w:space="0" w:color="auto"/>
            <w:left w:val="none" w:sz="0" w:space="0" w:color="auto"/>
            <w:bottom w:val="none" w:sz="0" w:space="0" w:color="auto"/>
            <w:right w:val="none" w:sz="0" w:space="0" w:color="auto"/>
          </w:divBdr>
          <w:divsChild>
            <w:div w:id="1338117643">
              <w:marLeft w:val="0"/>
              <w:marRight w:val="0"/>
              <w:marTop w:val="0"/>
              <w:marBottom w:val="0"/>
              <w:divBdr>
                <w:top w:val="none" w:sz="0" w:space="0" w:color="auto"/>
                <w:left w:val="none" w:sz="0" w:space="0" w:color="auto"/>
                <w:bottom w:val="none" w:sz="0" w:space="0" w:color="auto"/>
                <w:right w:val="none" w:sz="0" w:space="0" w:color="auto"/>
              </w:divBdr>
              <w:divsChild>
                <w:div w:id="1908952295">
                  <w:marLeft w:val="0"/>
                  <w:marRight w:val="0"/>
                  <w:marTop w:val="0"/>
                  <w:marBottom w:val="0"/>
                  <w:divBdr>
                    <w:top w:val="none" w:sz="0" w:space="0" w:color="auto"/>
                    <w:left w:val="none" w:sz="0" w:space="0" w:color="auto"/>
                    <w:bottom w:val="none" w:sz="0" w:space="0" w:color="auto"/>
                    <w:right w:val="none" w:sz="0" w:space="0" w:color="auto"/>
                  </w:divBdr>
                  <w:divsChild>
                    <w:div w:id="820392429">
                      <w:marLeft w:val="0"/>
                      <w:marRight w:val="0"/>
                      <w:marTop w:val="0"/>
                      <w:marBottom w:val="0"/>
                      <w:divBdr>
                        <w:top w:val="none" w:sz="0" w:space="0" w:color="auto"/>
                        <w:left w:val="none" w:sz="0" w:space="0" w:color="auto"/>
                        <w:bottom w:val="none" w:sz="0" w:space="0" w:color="auto"/>
                        <w:right w:val="none" w:sz="0" w:space="0" w:color="auto"/>
                      </w:divBdr>
                      <w:divsChild>
                        <w:div w:id="876546120">
                          <w:marLeft w:val="0"/>
                          <w:marRight w:val="0"/>
                          <w:marTop w:val="0"/>
                          <w:marBottom w:val="0"/>
                          <w:divBdr>
                            <w:top w:val="none" w:sz="0" w:space="0" w:color="auto"/>
                            <w:left w:val="none" w:sz="0" w:space="0" w:color="auto"/>
                            <w:bottom w:val="none" w:sz="0" w:space="0" w:color="auto"/>
                            <w:right w:val="none" w:sz="0" w:space="0" w:color="auto"/>
                          </w:divBdr>
                          <w:divsChild>
                            <w:div w:id="1132601244">
                              <w:marLeft w:val="0"/>
                              <w:marRight w:val="0"/>
                              <w:marTop w:val="0"/>
                              <w:marBottom w:val="0"/>
                              <w:divBdr>
                                <w:top w:val="none" w:sz="0" w:space="0" w:color="auto"/>
                                <w:left w:val="none" w:sz="0" w:space="0" w:color="auto"/>
                                <w:bottom w:val="none" w:sz="0" w:space="0" w:color="auto"/>
                                <w:right w:val="none" w:sz="0" w:space="0" w:color="auto"/>
                              </w:divBdr>
                              <w:divsChild>
                                <w:div w:id="632715518">
                                  <w:marLeft w:val="0"/>
                                  <w:marRight w:val="0"/>
                                  <w:marTop w:val="0"/>
                                  <w:marBottom w:val="0"/>
                                  <w:divBdr>
                                    <w:top w:val="none" w:sz="0" w:space="0" w:color="auto"/>
                                    <w:left w:val="none" w:sz="0" w:space="0" w:color="auto"/>
                                    <w:bottom w:val="none" w:sz="0" w:space="0" w:color="auto"/>
                                    <w:right w:val="none" w:sz="0" w:space="0" w:color="auto"/>
                                  </w:divBdr>
                                  <w:divsChild>
                                    <w:div w:id="16128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744350">
      <w:bodyDiv w:val="1"/>
      <w:marLeft w:val="0"/>
      <w:marRight w:val="0"/>
      <w:marTop w:val="0"/>
      <w:marBottom w:val="0"/>
      <w:divBdr>
        <w:top w:val="none" w:sz="0" w:space="0" w:color="auto"/>
        <w:left w:val="none" w:sz="0" w:space="0" w:color="auto"/>
        <w:bottom w:val="none" w:sz="0" w:space="0" w:color="auto"/>
        <w:right w:val="none" w:sz="0" w:space="0" w:color="auto"/>
      </w:divBdr>
      <w:divsChild>
        <w:div w:id="1856112031">
          <w:marLeft w:val="0"/>
          <w:marRight w:val="0"/>
          <w:marTop w:val="0"/>
          <w:marBottom w:val="0"/>
          <w:divBdr>
            <w:top w:val="none" w:sz="0" w:space="0" w:color="auto"/>
            <w:left w:val="none" w:sz="0" w:space="0" w:color="auto"/>
            <w:bottom w:val="none" w:sz="0" w:space="0" w:color="auto"/>
            <w:right w:val="none" w:sz="0" w:space="0" w:color="auto"/>
          </w:divBdr>
          <w:divsChild>
            <w:div w:id="426655271">
              <w:marLeft w:val="0"/>
              <w:marRight w:val="0"/>
              <w:marTop w:val="0"/>
              <w:marBottom w:val="0"/>
              <w:divBdr>
                <w:top w:val="none" w:sz="0" w:space="0" w:color="auto"/>
                <w:left w:val="none" w:sz="0" w:space="0" w:color="auto"/>
                <w:bottom w:val="none" w:sz="0" w:space="0" w:color="auto"/>
                <w:right w:val="none" w:sz="0" w:space="0" w:color="auto"/>
              </w:divBdr>
              <w:divsChild>
                <w:div w:id="1822042709">
                  <w:marLeft w:val="0"/>
                  <w:marRight w:val="0"/>
                  <w:marTop w:val="0"/>
                  <w:marBottom w:val="0"/>
                  <w:divBdr>
                    <w:top w:val="none" w:sz="0" w:space="0" w:color="auto"/>
                    <w:left w:val="none" w:sz="0" w:space="0" w:color="auto"/>
                    <w:bottom w:val="none" w:sz="0" w:space="0" w:color="auto"/>
                    <w:right w:val="none" w:sz="0" w:space="0" w:color="auto"/>
                  </w:divBdr>
                  <w:divsChild>
                    <w:div w:id="146827314">
                      <w:marLeft w:val="0"/>
                      <w:marRight w:val="0"/>
                      <w:marTop w:val="0"/>
                      <w:marBottom w:val="0"/>
                      <w:divBdr>
                        <w:top w:val="none" w:sz="0" w:space="0" w:color="auto"/>
                        <w:left w:val="none" w:sz="0" w:space="0" w:color="auto"/>
                        <w:bottom w:val="none" w:sz="0" w:space="0" w:color="auto"/>
                        <w:right w:val="none" w:sz="0" w:space="0" w:color="auto"/>
                      </w:divBdr>
                      <w:divsChild>
                        <w:div w:id="929314299">
                          <w:marLeft w:val="0"/>
                          <w:marRight w:val="0"/>
                          <w:marTop w:val="0"/>
                          <w:marBottom w:val="0"/>
                          <w:divBdr>
                            <w:top w:val="none" w:sz="0" w:space="0" w:color="auto"/>
                            <w:left w:val="none" w:sz="0" w:space="0" w:color="auto"/>
                            <w:bottom w:val="none" w:sz="0" w:space="0" w:color="auto"/>
                            <w:right w:val="none" w:sz="0" w:space="0" w:color="auto"/>
                          </w:divBdr>
                          <w:divsChild>
                            <w:div w:id="1945916213">
                              <w:marLeft w:val="0"/>
                              <w:marRight w:val="0"/>
                              <w:marTop w:val="0"/>
                              <w:marBottom w:val="0"/>
                              <w:divBdr>
                                <w:top w:val="none" w:sz="0" w:space="0" w:color="auto"/>
                                <w:left w:val="none" w:sz="0" w:space="0" w:color="auto"/>
                                <w:bottom w:val="none" w:sz="0" w:space="0" w:color="auto"/>
                                <w:right w:val="none" w:sz="0" w:space="0" w:color="auto"/>
                              </w:divBdr>
                            </w:div>
                            <w:div w:id="1899320948">
                              <w:marLeft w:val="0"/>
                              <w:marRight w:val="0"/>
                              <w:marTop w:val="0"/>
                              <w:marBottom w:val="0"/>
                              <w:divBdr>
                                <w:top w:val="none" w:sz="0" w:space="0" w:color="auto"/>
                                <w:left w:val="none" w:sz="0" w:space="0" w:color="auto"/>
                                <w:bottom w:val="none" w:sz="0" w:space="0" w:color="auto"/>
                                <w:right w:val="none" w:sz="0" w:space="0" w:color="auto"/>
                              </w:divBdr>
                              <w:divsChild>
                                <w:div w:id="84432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903562">
      <w:bodyDiv w:val="1"/>
      <w:marLeft w:val="0"/>
      <w:marRight w:val="0"/>
      <w:marTop w:val="0"/>
      <w:marBottom w:val="0"/>
      <w:divBdr>
        <w:top w:val="none" w:sz="0" w:space="0" w:color="auto"/>
        <w:left w:val="none" w:sz="0" w:space="0" w:color="auto"/>
        <w:bottom w:val="none" w:sz="0" w:space="0" w:color="auto"/>
        <w:right w:val="none" w:sz="0" w:space="0" w:color="auto"/>
      </w:divBdr>
      <w:divsChild>
        <w:div w:id="581910318">
          <w:marLeft w:val="0"/>
          <w:marRight w:val="0"/>
          <w:marTop w:val="0"/>
          <w:marBottom w:val="0"/>
          <w:divBdr>
            <w:top w:val="none" w:sz="0" w:space="0" w:color="auto"/>
            <w:left w:val="none" w:sz="0" w:space="0" w:color="auto"/>
            <w:bottom w:val="none" w:sz="0" w:space="0" w:color="auto"/>
            <w:right w:val="none" w:sz="0" w:space="0" w:color="auto"/>
          </w:divBdr>
          <w:divsChild>
            <w:div w:id="1389649621">
              <w:marLeft w:val="0"/>
              <w:marRight w:val="0"/>
              <w:marTop w:val="0"/>
              <w:marBottom w:val="0"/>
              <w:divBdr>
                <w:top w:val="none" w:sz="0" w:space="0" w:color="auto"/>
                <w:left w:val="none" w:sz="0" w:space="0" w:color="auto"/>
                <w:bottom w:val="none" w:sz="0" w:space="0" w:color="auto"/>
                <w:right w:val="none" w:sz="0" w:space="0" w:color="auto"/>
              </w:divBdr>
              <w:divsChild>
                <w:div w:id="1925532636">
                  <w:marLeft w:val="0"/>
                  <w:marRight w:val="0"/>
                  <w:marTop w:val="0"/>
                  <w:marBottom w:val="0"/>
                  <w:divBdr>
                    <w:top w:val="none" w:sz="0" w:space="0" w:color="auto"/>
                    <w:left w:val="none" w:sz="0" w:space="0" w:color="auto"/>
                    <w:bottom w:val="none" w:sz="0" w:space="0" w:color="auto"/>
                    <w:right w:val="none" w:sz="0" w:space="0" w:color="auto"/>
                  </w:divBdr>
                  <w:divsChild>
                    <w:div w:id="1302225519">
                      <w:marLeft w:val="0"/>
                      <w:marRight w:val="0"/>
                      <w:marTop w:val="0"/>
                      <w:marBottom w:val="0"/>
                      <w:divBdr>
                        <w:top w:val="none" w:sz="0" w:space="0" w:color="auto"/>
                        <w:left w:val="none" w:sz="0" w:space="0" w:color="auto"/>
                        <w:bottom w:val="none" w:sz="0" w:space="0" w:color="auto"/>
                        <w:right w:val="none" w:sz="0" w:space="0" w:color="auto"/>
                      </w:divBdr>
                      <w:divsChild>
                        <w:div w:id="1949115003">
                          <w:marLeft w:val="0"/>
                          <w:marRight w:val="0"/>
                          <w:marTop w:val="0"/>
                          <w:marBottom w:val="0"/>
                          <w:divBdr>
                            <w:top w:val="none" w:sz="0" w:space="0" w:color="auto"/>
                            <w:left w:val="none" w:sz="0" w:space="0" w:color="auto"/>
                            <w:bottom w:val="none" w:sz="0" w:space="0" w:color="auto"/>
                            <w:right w:val="none" w:sz="0" w:space="0" w:color="auto"/>
                          </w:divBdr>
                          <w:divsChild>
                            <w:div w:id="251355586">
                              <w:marLeft w:val="0"/>
                              <w:marRight w:val="0"/>
                              <w:marTop w:val="0"/>
                              <w:marBottom w:val="0"/>
                              <w:divBdr>
                                <w:top w:val="none" w:sz="0" w:space="0" w:color="auto"/>
                                <w:left w:val="none" w:sz="0" w:space="0" w:color="auto"/>
                                <w:bottom w:val="none" w:sz="0" w:space="0" w:color="auto"/>
                                <w:right w:val="none" w:sz="0" w:space="0" w:color="auto"/>
                              </w:divBdr>
                              <w:divsChild>
                                <w:div w:id="771362223">
                                  <w:marLeft w:val="0"/>
                                  <w:marRight w:val="0"/>
                                  <w:marTop w:val="0"/>
                                  <w:marBottom w:val="0"/>
                                  <w:divBdr>
                                    <w:top w:val="none" w:sz="0" w:space="0" w:color="auto"/>
                                    <w:left w:val="none" w:sz="0" w:space="0" w:color="auto"/>
                                    <w:bottom w:val="none" w:sz="0" w:space="0" w:color="auto"/>
                                    <w:right w:val="none" w:sz="0" w:space="0" w:color="auto"/>
                                  </w:divBdr>
                                  <w:divsChild>
                                    <w:div w:id="15210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414269">
          <w:marLeft w:val="0"/>
          <w:marRight w:val="0"/>
          <w:marTop w:val="0"/>
          <w:marBottom w:val="0"/>
          <w:divBdr>
            <w:top w:val="none" w:sz="0" w:space="0" w:color="auto"/>
            <w:left w:val="none" w:sz="0" w:space="0" w:color="auto"/>
            <w:bottom w:val="none" w:sz="0" w:space="0" w:color="auto"/>
            <w:right w:val="none" w:sz="0" w:space="0" w:color="auto"/>
          </w:divBdr>
          <w:divsChild>
            <w:div w:id="1675456131">
              <w:marLeft w:val="0"/>
              <w:marRight w:val="0"/>
              <w:marTop w:val="0"/>
              <w:marBottom w:val="0"/>
              <w:divBdr>
                <w:top w:val="none" w:sz="0" w:space="0" w:color="auto"/>
                <w:left w:val="none" w:sz="0" w:space="0" w:color="auto"/>
                <w:bottom w:val="none" w:sz="0" w:space="0" w:color="auto"/>
                <w:right w:val="none" w:sz="0" w:space="0" w:color="auto"/>
              </w:divBdr>
              <w:divsChild>
                <w:div w:id="1184787596">
                  <w:marLeft w:val="0"/>
                  <w:marRight w:val="0"/>
                  <w:marTop w:val="0"/>
                  <w:marBottom w:val="0"/>
                  <w:divBdr>
                    <w:top w:val="none" w:sz="0" w:space="0" w:color="auto"/>
                    <w:left w:val="none" w:sz="0" w:space="0" w:color="auto"/>
                    <w:bottom w:val="none" w:sz="0" w:space="0" w:color="auto"/>
                    <w:right w:val="none" w:sz="0" w:space="0" w:color="auto"/>
                  </w:divBdr>
                  <w:divsChild>
                    <w:div w:id="777987413">
                      <w:marLeft w:val="0"/>
                      <w:marRight w:val="0"/>
                      <w:marTop w:val="0"/>
                      <w:marBottom w:val="0"/>
                      <w:divBdr>
                        <w:top w:val="none" w:sz="0" w:space="0" w:color="auto"/>
                        <w:left w:val="none" w:sz="0" w:space="0" w:color="auto"/>
                        <w:bottom w:val="none" w:sz="0" w:space="0" w:color="auto"/>
                        <w:right w:val="none" w:sz="0" w:space="0" w:color="auto"/>
                      </w:divBdr>
                      <w:divsChild>
                        <w:div w:id="455610680">
                          <w:marLeft w:val="0"/>
                          <w:marRight w:val="0"/>
                          <w:marTop w:val="0"/>
                          <w:marBottom w:val="0"/>
                          <w:divBdr>
                            <w:top w:val="none" w:sz="0" w:space="0" w:color="auto"/>
                            <w:left w:val="none" w:sz="0" w:space="0" w:color="auto"/>
                            <w:bottom w:val="none" w:sz="0" w:space="0" w:color="auto"/>
                            <w:right w:val="none" w:sz="0" w:space="0" w:color="auto"/>
                          </w:divBdr>
                          <w:divsChild>
                            <w:div w:id="2004772328">
                              <w:marLeft w:val="0"/>
                              <w:marRight w:val="0"/>
                              <w:marTop w:val="0"/>
                              <w:marBottom w:val="0"/>
                              <w:divBdr>
                                <w:top w:val="none" w:sz="0" w:space="0" w:color="auto"/>
                                <w:left w:val="none" w:sz="0" w:space="0" w:color="auto"/>
                                <w:bottom w:val="none" w:sz="0" w:space="0" w:color="auto"/>
                                <w:right w:val="none" w:sz="0" w:space="0" w:color="auto"/>
                              </w:divBdr>
                              <w:divsChild>
                                <w:div w:id="985889854">
                                  <w:marLeft w:val="0"/>
                                  <w:marRight w:val="0"/>
                                  <w:marTop w:val="0"/>
                                  <w:marBottom w:val="0"/>
                                  <w:divBdr>
                                    <w:top w:val="none" w:sz="0" w:space="0" w:color="auto"/>
                                    <w:left w:val="none" w:sz="0" w:space="0" w:color="auto"/>
                                    <w:bottom w:val="none" w:sz="0" w:space="0" w:color="auto"/>
                                    <w:right w:val="none" w:sz="0" w:space="0" w:color="auto"/>
                                  </w:divBdr>
                                  <w:divsChild>
                                    <w:div w:id="19634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773962">
      <w:bodyDiv w:val="1"/>
      <w:marLeft w:val="0"/>
      <w:marRight w:val="0"/>
      <w:marTop w:val="0"/>
      <w:marBottom w:val="0"/>
      <w:divBdr>
        <w:top w:val="none" w:sz="0" w:space="0" w:color="auto"/>
        <w:left w:val="none" w:sz="0" w:space="0" w:color="auto"/>
        <w:bottom w:val="none" w:sz="0" w:space="0" w:color="auto"/>
        <w:right w:val="none" w:sz="0" w:space="0" w:color="auto"/>
      </w:divBdr>
      <w:divsChild>
        <w:div w:id="290131273">
          <w:marLeft w:val="0"/>
          <w:marRight w:val="0"/>
          <w:marTop w:val="0"/>
          <w:marBottom w:val="0"/>
          <w:divBdr>
            <w:top w:val="none" w:sz="0" w:space="0" w:color="auto"/>
            <w:left w:val="none" w:sz="0" w:space="0" w:color="auto"/>
            <w:bottom w:val="none" w:sz="0" w:space="0" w:color="auto"/>
            <w:right w:val="none" w:sz="0" w:space="0" w:color="auto"/>
          </w:divBdr>
          <w:divsChild>
            <w:div w:id="332299547">
              <w:marLeft w:val="0"/>
              <w:marRight w:val="0"/>
              <w:marTop w:val="0"/>
              <w:marBottom w:val="0"/>
              <w:divBdr>
                <w:top w:val="none" w:sz="0" w:space="0" w:color="auto"/>
                <w:left w:val="none" w:sz="0" w:space="0" w:color="auto"/>
                <w:bottom w:val="none" w:sz="0" w:space="0" w:color="auto"/>
                <w:right w:val="none" w:sz="0" w:space="0" w:color="auto"/>
              </w:divBdr>
              <w:divsChild>
                <w:div w:id="1630553317">
                  <w:marLeft w:val="0"/>
                  <w:marRight w:val="0"/>
                  <w:marTop w:val="0"/>
                  <w:marBottom w:val="0"/>
                  <w:divBdr>
                    <w:top w:val="none" w:sz="0" w:space="0" w:color="auto"/>
                    <w:left w:val="none" w:sz="0" w:space="0" w:color="auto"/>
                    <w:bottom w:val="none" w:sz="0" w:space="0" w:color="auto"/>
                    <w:right w:val="none" w:sz="0" w:space="0" w:color="auto"/>
                  </w:divBdr>
                  <w:divsChild>
                    <w:div w:id="1680231822">
                      <w:marLeft w:val="0"/>
                      <w:marRight w:val="0"/>
                      <w:marTop w:val="0"/>
                      <w:marBottom w:val="0"/>
                      <w:divBdr>
                        <w:top w:val="none" w:sz="0" w:space="0" w:color="auto"/>
                        <w:left w:val="none" w:sz="0" w:space="0" w:color="auto"/>
                        <w:bottom w:val="none" w:sz="0" w:space="0" w:color="auto"/>
                        <w:right w:val="none" w:sz="0" w:space="0" w:color="auto"/>
                      </w:divBdr>
                      <w:divsChild>
                        <w:div w:id="1047340224">
                          <w:marLeft w:val="0"/>
                          <w:marRight w:val="0"/>
                          <w:marTop w:val="0"/>
                          <w:marBottom w:val="0"/>
                          <w:divBdr>
                            <w:top w:val="none" w:sz="0" w:space="0" w:color="auto"/>
                            <w:left w:val="none" w:sz="0" w:space="0" w:color="auto"/>
                            <w:bottom w:val="none" w:sz="0" w:space="0" w:color="auto"/>
                            <w:right w:val="none" w:sz="0" w:space="0" w:color="auto"/>
                          </w:divBdr>
                          <w:divsChild>
                            <w:div w:id="857083385">
                              <w:marLeft w:val="0"/>
                              <w:marRight w:val="0"/>
                              <w:marTop w:val="0"/>
                              <w:marBottom w:val="0"/>
                              <w:divBdr>
                                <w:top w:val="none" w:sz="0" w:space="0" w:color="auto"/>
                                <w:left w:val="none" w:sz="0" w:space="0" w:color="auto"/>
                                <w:bottom w:val="none" w:sz="0" w:space="0" w:color="auto"/>
                                <w:right w:val="none" w:sz="0" w:space="0" w:color="auto"/>
                              </w:divBdr>
                            </w:div>
                            <w:div w:id="572348967">
                              <w:marLeft w:val="0"/>
                              <w:marRight w:val="0"/>
                              <w:marTop w:val="0"/>
                              <w:marBottom w:val="0"/>
                              <w:divBdr>
                                <w:top w:val="none" w:sz="0" w:space="0" w:color="auto"/>
                                <w:left w:val="none" w:sz="0" w:space="0" w:color="auto"/>
                                <w:bottom w:val="none" w:sz="0" w:space="0" w:color="auto"/>
                                <w:right w:val="none" w:sz="0" w:space="0" w:color="auto"/>
                              </w:divBdr>
                              <w:divsChild>
                                <w:div w:id="5780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975054">
      <w:bodyDiv w:val="1"/>
      <w:marLeft w:val="0"/>
      <w:marRight w:val="0"/>
      <w:marTop w:val="0"/>
      <w:marBottom w:val="0"/>
      <w:divBdr>
        <w:top w:val="none" w:sz="0" w:space="0" w:color="auto"/>
        <w:left w:val="none" w:sz="0" w:space="0" w:color="auto"/>
        <w:bottom w:val="none" w:sz="0" w:space="0" w:color="auto"/>
        <w:right w:val="none" w:sz="0" w:space="0" w:color="auto"/>
      </w:divBdr>
      <w:divsChild>
        <w:div w:id="1285890647">
          <w:marLeft w:val="0"/>
          <w:marRight w:val="0"/>
          <w:marTop w:val="0"/>
          <w:marBottom w:val="0"/>
          <w:divBdr>
            <w:top w:val="none" w:sz="0" w:space="0" w:color="auto"/>
            <w:left w:val="none" w:sz="0" w:space="0" w:color="auto"/>
            <w:bottom w:val="none" w:sz="0" w:space="0" w:color="auto"/>
            <w:right w:val="none" w:sz="0" w:space="0" w:color="auto"/>
          </w:divBdr>
          <w:divsChild>
            <w:div w:id="308944039">
              <w:marLeft w:val="0"/>
              <w:marRight w:val="0"/>
              <w:marTop w:val="0"/>
              <w:marBottom w:val="0"/>
              <w:divBdr>
                <w:top w:val="none" w:sz="0" w:space="0" w:color="auto"/>
                <w:left w:val="none" w:sz="0" w:space="0" w:color="auto"/>
                <w:bottom w:val="none" w:sz="0" w:space="0" w:color="auto"/>
                <w:right w:val="none" w:sz="0" w:space="0" w:color="auto"/>
              </w:divBdr>
              <w:divsChild>
                <w:div w:id="3692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2413">
          <w:marLeft w:val="0"/>
          <w:marRight w:val="0"/>
          <w:marTop w:val="0"/>
          <w:marBottom w:val="0"/>
          <w:divBdr>
            <w:top w:val="none" w:sz="0" w:space="0" w:color="auto"/>
            <w:left w:val="none" w:sz="0" w:space="0" w:color="auto"/>
            <w:bottom w:val="none" w:sz="0" w:space="0" w:color="auto"/>
            <w:right w:val="none" w:sz="0" w:space="0" w:color="auto"/>
          </w:divBdr>
          <w:divsChild>
            <w:div w:id="19101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7388">
      <w:bodyDiv w:val="1"/>
      <w:marLeft w:val="0"/>
      <w:marRight w:val="0"/>
      <w:marTop w:val="0"/>
      <w:marBottom w:val="0"/>
      <w:divBdr>
        <w:top w:val="none" w:sz="0" w:space="0" w:color="auto"/>
        <w:left w:val="none" w:sz="0" w:space="0" w:color="auto"/>
        <w:bottom w:val="none" w:sz="0" w:space="0" w:color="auto"/>
        <w:right w:val="none" w:sz="0" w:space="0" w:color="auto"/>
      </w:divBdr>
      <w:divsChild>
        <w:div w:id="1625623028">
          <w:marLeft w:val="0"/>
          <w:marRight w:val="0"/>
          <w:marTop w:val="0"/>
          <w:marBottom w:val="0"/>
          <w:divBdr>
            <w:top w:val="none" w:sz="0" w:space="0" w:color="auto"/>
            <w:left w:val="none" w:sz="0" w:space="0" w:color="auto"/>
            <w:bottom w:val="none" w:sz="0" w:space="0" w:color="auto"/>
            <w:right w:val="none" w:sz="0" w:space="0" w:color="auto"/>
          </w:divBdr>
          <w:divsChild>
            <w:div w:id="252132142">
              <w:marLeft w:val="0"/>
              <w:marRight w:val="0"/>
              <w:marTop w:val="0"/>
              <w:marBottom w:val="0"/>
              <w:divBdr>
                <w:top w:val="none" w:sz="0" w:space="0" w:color="auto"/>
                <w:left w:val="none" w:sz="0" w:space="0" w:color="auto"/>
                <w:bottom w:val="none" w:sz="0" w:space="0" w:color="auto"/>
                <w:right w:val="none" w:sz="0" w:space="0" w:color="auto"/>
              </w:divBdr>
              <w:divsChild>
                <w:div w:id="989792350">
                  <w:marLeft w:val="0"/>
                  <w:marRight w:val="0"/>
                  <w:marTop w:val="0"/>
                  <w:marBottom w:val="0"/>
                  <w:divBdr>
                    <w:top w:val="none" w:sz="0" w:space="0" w:color="auto"/>
                    <w:left w:val="none" w:sz="0" w:space="0" w:color="auto"/>
                    <w:bottom w:val="none" w:sz="0" w:space="0" w:color="auto"/>
                    <w:right w:val="none" w:sz="0" w:space="0" w:color="auto"/>
                  </w:divBdr>
                  <w:divsChild>
                    <w:div w:id="1825972004">
                      <w:marLeft w:val="0"/>
                      <w:marRight w:val="0"/>
                      <w:marTop w:val="0"/>
                      <w:marBottom w:val="0"/>
                      <w:divBdr>
                        <w:top w:val="none" w:sz="0" w:space="0" w:color="auto"/>
                        <w:left w:val="none" w:sz="0" w:space="0" w:color="auto"/>
                        <w:bottom w:val="none" w:sz="0" w:space="0" w:color="auto"/>
                        <w:right w:val="none" w:sz="0" w:space="0" w:color="auto"/>
                      </w:divBdr>
                      <w:divsChild>
                        <w:div w:id="801536548">
                          <w:marLeft w:val="0"/>
                          <w:marRight w:val="0"/>
                          <w:marTop w:val="0"/>
                          <w:marBottom w:val="0"/>
                          <w:divBdr>
                            <w:top w:val="none" w:sz="0" w:space="0" w:color="auto"/>
                            <w:left w:val="none" w:sz="0" w:space="0" w:color="auto"/>
                            <w:bottom w:val="none" w:sz="0" w:space="0" w:color="auto"/>
                            <w:right w:val="none" w:sz="0" w:space="0" w:color="auto"/>
                          </w:divBdr>
                          <w:divsChild>
                            <w:div w:id="1893886297">
                              <w:marLeft w:val="0"/>
                              <w:marRight w:val="0"/>
                              <w:marTop w:val="0"/>
                              <w:marBottom w:val="0"/>
                              <w:divBdr>
                                <w:top w:val="none" w:sz="0" w:space="0" w:color="auto"/>
                                <w:left w:val="none" w:sz="0" w:space="0" w:color="auto"/>
                                <w:bottom w:val="none" w:sz="0" w:space="0" w:color="auto"/>
                                <w:right w:val="none" w:sz="0" w:space="0" w:color="auto"/>
                              </w:divBdr>
                              <w:divsChild>
                                <w:div w:id="1273781761">
                                  <w:marLeft w:val="0"/>
                                  <w:marRight w:val="0"/>
                                  <w:marTop w:val="0"/>
                                  <w:marBottom w:val="0"/>
                                  <w:divBdr>
                                    <w:top w:val="none" w:sz="0" w:space="0" w:color="auto"/>
                                    <w:left w:val="none" w:sz="0" w:space="0" w:color="auto"/>
                                    <w:bottom w:val="none" w:sz="0" w:space="0" w:color="auto"/>
                                    <w:right w:val="none" w:sz="0" w:space="0" w:color="auto"/>
                                  </w:divBdr>
                                  <w:divsChild>
                                    <w:div w:id="34448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691342">
          <w:marLeft w:val="0"/>
          <w:marRight w:val="0"/>
          <w:marTop w:val="0"/>
          <w:marBottom w:val="0"/>
          <w:divBdr>
            <w:top w:val="none" w:sz="0" w:space="0" w:color="auto"/>
            <w:left w:val="none" w:sz="0" w:space="0" w:color="auto"/>
            <w:bottom w:val="none" w:sz="0" w:space="0" w:color="auto"/>
            <w:right w:val="none" w:sz="0" w:space="0" w:color="auto"/>
          </w:divBdr>
          <w:divsChild>
            <w:div w:id="1393457131">
              <w:marLeft w:val="0"/>
              <w:marRight w:val="0"/>
              <w:marTop w:val="0"/>
              <w:marBottom w:val="0"/>
              <w:divBdr>
                <w:top w:val="none" w:sz="0" w:space="0" w:color="auto"/>
                <w:left w:val="none" w:sz="0" w:space="0" w:color="auto"/>
                <w:bottom w:val="none" w:sz="0" w:space="0" w:color="auto"/>
                <w:right w:val="none" w:sz="0" w:space="0" w:color="auto"/>
              </w:divBdr>
              <w:divsChild>
                <w:div w:id="1399595379">
                  <w:marLeft w:val="0"/>
                  <w:marRight w:val="0"/>
                  <w:marTop w:val="0"/>
                  <w:marBottom w:val="0"/>
                  <w:divBdr>
                    <w:top w:val="none" w:sz="0" w:space="0" w:color="auto"/>
                    <w:left w:val="none" w:sz="0" w:space="0" w:color="auto"/>
                    <w:bottom w:val="none" w:sz="0" w:space="0" w:color="auto"/>
                    <w:right w:val="none" w:sz="0" w:space="0" w:color="auto"/>
                  </w:divBdr>
                  <w:divsChild>
                    <w:div w:id="1636180516">
                      <w:marLeft w:val="0"/>
                      <w:marRight w:val="0"/>
                      <w:marTop w:val="0"/>
                      <w:marBottom w:val="0"/>
                      <w:divBdr>
                        <w:top w:val="none" w:sz="0" w:space="0" w:color="auto"/>
                        <w:left w:val="none" w:sz="0" w:space="0" w:color="auto"/>
                        <w:bottom w:val="none" w:sz="0" w:space="0" w:color="auto"/>
                        <w:right w:val="none" w:sz="0" w:space="0" w:color="auto"/>
                      </w:divBdr>
                      <w:divsChild>
                        <w:div w:id="798373744">
                          <w:marLeft w:val="0"/>
                          <w:marRight w:val="0"/>
                          <w:marTop w:val="0"/>
                          <w:marBottom w:val="0"/>
                          <w:divBdr>
                            <w:top w:val="none" w:sz="0" w:space="0" w:color="auto"/>
                            <w:left w:val="none" w:sz="0" w:space="0" w:color="auto"/>
                            <w:bottom w:val="none" w:sz="0" w:space="0" w:color="auto"/>
                            <w:right w:val="none" w:sz="0" w:space="0" w:color="auto"/>
                          </w:divBdr>
                          <w:divsChild>
                            <w:div w:id="411782407">
                              <w:marLeft w:val="0"/>
                              <w:marRight w:val="0"/>
                              <w:marTop w:val="0"/>
                              <w:marBottom w:val="0"/>
                              <w:divBdr>
                                <w:top w:val="none" w:sz="0" w:space="0" w:color="auto"/>
                                <w:left w:val="none" w:sz="0" w:space="0" w:color="auto"/>
                                <w:bottom w:val="none" w:sz="0" w:space="0" w:color="auto"/>
                                <w:right w:val="none" w:sz="0" w:space="0" w:color="auto"/>
                              </w:divBdr>
                              <w:divsChild>
                                <w:div w:id="293095967">
                                  <w:marLeft w:val="0"/>
                                  <w:marRight w:val="0"/>
                                  <w:marTop w:val="0"/>
                                  <w:marBottom w:val="0"/>
                                  <w:divBdr>
                                    <w:top w:val="none" w:sz="0" w:space="0" w:color="auto"/>
                                    <w:left w:val="none" w:sz="0" w:space="0" w:color="auto"/>
                                    <w:bottom w:val="none" w:sz="0" w:space="0" w:color="auto"/>
                                    <w:right w:val="none" w:sz="0" w:space="0" w:color="auto"/>
                                  </w:divBdr>
                                  <w:divsChild>
                                    <w:div w:id="180684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233395">
      <w:bodyDiv w:val="1"/>
      <w:marLeft w:val="0"/>
      <w:marRight w:val="0"/>
      <w:marTop w:val="0"/>
      <w:marBottom w:val="0"/>
      <w:divBdr>
        <w:top w:val="none" w:sz="0" w:space="0" w:color="auto"/>
        <w:left w:val="none" w:sz="0" w:space="0" w:color="auto"/>
        <w:bottom w:val="none" w:sz="0" w:space="0" w:color="auto"/>
        <w:right w:val="none" w:sz="0" w:space="0" w:color="auto"/>
      </w:divBdr>
    </w:div>
    <w:div w:id="1076320728">
      <w:bodyDiv w:val="1"/>
      <w:marLeft w:val="0"/>
      <w:marRight w:val="0"/>
      <w:marTop w:val="0"/>
      <w:marBottom w:val="0"/>
      <w:divBdr>
        <w:top w:val="none" w:sz="0" w:space="0" w:color="auto"/>
        <w:left w:val="none" w:sz="0" w:space="0" w:color="auto"/>
        <w:bottom w:val="none" w:sz="0" w:space="0" w:color="auto"/>
        <w:right w:val="none" w:sz="0" w:space="0" w:color="auto"/>
      </w:divBdr>
      <w:divsChild>
        <w:div w:id="1884705771">
          <w:marLeft w:val="0"/>
          <w:marRight w:val="0"/>
          <w:marTop w:val="0"/>
          <w:marBottom w:val="0"/>
          <w:divBdr>
            <w:top w:val="none" w:sz="0" w:space="0" w:color="auto"/>
            <w:left w:val="none" w:sz="0" w:space="0" w:color="auto"/>
            <w:bottom w:val="none" w:sz="0" w:space="0" w:color="auto"/>
            <w:right w:val="none" w:sz="0" w:space="0" w:color="auto"/>
          </w:divBdr>
          <w:divsChild>
            <w:div w:id="1433554305">
              <w:marLeft w:val="0"/>
              <w:marRight w:val="0"/>
              <w:marTop w:val="0"/>
              <w:marBottom w:val="0"/>
              <w:divBdr>
                <w:top w:val="none" w:sz="0" w:space="0" w:color="auto"/>
                <w:left w:val="none" w:sz="0" w:space="0" w:color="auto"/>
                <w:bottom w:val="none" w:sz="0" w:space="0" w:color="auto"/>
                <w:right w:val="none" w:sz="0" w:space="0" w:color="auto"/>
              </w:divBdr>
              <w:divsChild>
                <w:div w:id="378671638">
                  <w:marLeft w:val="0"/>
                  <w:marRight w:val="0"/>
                  <w:marTop w:val="0"/>
                  <w:marBottom w:val="0"/>
                  <w:divBdr>
                    <w:top w:val="none" w:sz="0" w:space="0" w:color="auto"/>
                    <w:left w:val="none" w:sz="0" w:space="0" w:color="auto"/>
                    <w:bottom w:val="none" w:sz="0" w:space="0" w:color="auto"/>
                    <w:right w:val="none" w:sz="0" w:space="0" w:color="auto"/>
                  </w:divBdr>
                  <w:divsChild>
                    <w:div w:id="546989731">
                      <w:marLeft w:val="0"/>
                      <w:marRight w:val="0"/>
                      <w:marTop w:val="0"/>
                      <w:marBottom w:val="0"/>
                      <w:divBdr>
                        <w:top w:val="none" w:sz="0" w:space="0" w:color="auto"/>
                        <w:left w:val="none" w:sz="0" w:space="0" w:color="auto"/>
                        <w:bottom w:val="none" w:sz="0" w:space="0" w:color="auto"/>
                        <w:right w:val="none" w:sz="0" w:space="0" w:color="auto"/>
                      </w:divBdr>
                      <w:divsChild>
                        <w:div w:id="1250191375">
                          <w:marLeft w:val="0"/>
                          <w:marRight w:val="0"/>
                          <w:marTop w:val="0"/>
                          <w:marBottom w:val="0"/>
                          <w:divBdr>
                            <w:top w:val="none" w:sz="0" w:space="0" w:color="auto"/>
                            <w:left w:val="none" w:sz="0" w:space="0" w:color="auto"/>
                            <w:bottom w:val="none" w:sz="0" w:space="0" w:color="auto"/>
                            <w:right w:val="none" w:sz="0" w:space="0" w:color="auto"/>
                          </w:divBdr>
                          <w:divsChild>
                            <w:div w:id="1054425064">
                              <w:marLeft w:val="0"/>
                              <w:marRight w:val="0"/>
                              <w:marTop w:val="0"/>
                              <w:marBottom w:val="0"/>
                              <w:divBdr>
                                <w:top w:val="none" w:sz="0" w:space="0" w:color="auto"/>
                                <w:left w:val="none" w:sz="0" w:space="0" w:color="auto"/>
                                <w:bottom w:val="none" w:sz="0" w:space="0" w:color="auto"/>
                                <w:right w:val="none" w:sz="0" w:space="0" w:color="auto"/>
                              </w:divBdr>
                              <w:divsChild>
                                <w:div w:id="1082919975">
                                  <w:marLeft w:val="0"/>
                                  <w:marRight w:val="0"/>
                                  <w:marTop w:val="0"/>
                                  <w:marBottom w:val="0"/>
                                  <w:divBdr>
                                    <w:top w:val="none" w:sz="0" w:space="0" w:color="auto"/>
                                    <w:left w:val="none" w:sz="0" w:space="0" w:color="auto"/>
                                    <w:bottom w:val="none" w:sz="0" w:space="0" w:color="auto"/>
                                    <w:right w:val="none" w:sz="0" w:space="0" w:color="auto"/>
                                  </w:divBdr>
                                  <w:divsChild>
                                    <w:div w:id="138578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71553">
          <w:marLeft w:val="0"/>
          <w:marRight w:val="0"/>
          <w:marTop w:val="0"/>
          <w:marBottom w:val="0"/>
          <w:divBdr>
            <w:top w:val="none" w:sz="0" w:space="0" w:color="auto"/>
            <w:left w:val="none" w:sz="0" w:space="0" w:color="auto"/>
            <w:bottom w:val="none" w:sz="0" w:space="0" w:color="auto"/>
            <w:right w:val="none" w:sz="0" w:space="0" w:color="auto"/>
          </w:divBdr>
          <w:divsChild>
            <w:div w:id="531114344">
              <w:marLeft w:val="0"/>
              <w:marRight w:val="0"/>
              <w:marTop w:val="0"/>
              <w:marBottom w:val="0"/>
              <w:divBdr>
                <w:top w:val="none" w:sz="0" w:space="0" w:color="auto"/>
                <w:left w:val="none" w:sz="0" w:space="0" w:color="auto"/>
                <w:bottom w:val="none" w:sz="0" w:space="0" w:color="auto"/>
                <w:right w:val="none" w:sz="0" w:space="0" w:color="auto"/>
              </w:divBdr>
              <w:divsChild>
                <w:div w:id="1517310562">
                  <w:marLeft w:val="0"/>
                  <w:marRight w:val="0"/>
                  <w:marTop w:val="0"/>
                  <w:marBottom w:val="0"/>
                  <w:divBdr>
                    <w:top w:val="none" w:sz="0" w:space="0" w:color="auto"/>
                    <w:left w:val="none" w:sz="0" w:space="0" w:color="auto"/>
                    <w:bottom w:val="none" w:sz="0" w:space="0" w:color="auto"/>
                    <w:right w:val="none" w:sz="0" w:space="0" w:color="auto"/>
                  </w:divBdr>
                  <w:divsChild>
                    <w:div w:id="1771464897">
                      <w:marLeft w:val="0"/>
                      <w:marRight w:val="0"/>
                      <w:marTop w:val="0"/>
                      <w:marBottom w:val="0"/>
                      <w:divBdr>
                        <w:top w:val="none" w:sz="0" w:space="0" w:color="auto"/>
                        <w:left w:val="none" w:sz="0" w:space="0" w:color="auto"/>
                        <w:bottom w:val="none" w:sz="0" w:space="0" w:color="auto"/>
                        <w:right w:val="none" w:sz="0" w:space="0" w:color="auto"/>
                      </w:divBdr>
                      <w:divsChild>
                        <w:div w:id="355431098">
                          <w:marLeft w:val="0"/>
                          <w:marRight w:val="0"/>
                          <w:marTop w:val="0"/>
                          <w:marBottom w:val="0"/>
                          <w:divBdr>
                            <w:top w:val="none" w:sz="0" w:space="0" w:color="auto"/>
                            <w:left w:val="none" w:sz="0" w:space="0" w:color="auto"/>
                            <w:bottom w:val="none" w:sz="0" w:space="0" w:color="auto"/>
                            <w:right w:val="none" w:sz="0" w:space="0" w:color="auto"/>
                          </w:divBdr>
                          <w:divsChild>
                            <w:div w:id="1207789028">
                              <w:marLeft w:val="0"/>
                              <w:marRight w:val="0"/>
                              <w:marTop w:val="0"/>
                              <w:marBottom w:val="0"/>
                              <w:divBdr>
                                <w:top w:val="none" w:sz="0" w:space="0" w:color="auto"/>
                                <w:left w:val="none" w:sz="0" w:space="0" w:color="auto"/>
                                <w:bottom w:val="none" w:sz="0" w:space="0" w:color="auto"/>
                                <w:right w:val="none" w:sz="0" w:space="0" w:color="auto"/>
                              </w:divBdr>
                              <w:divsChild>
                                <w:div w:id="1540243155">
                                  <w:marLeft w:val="0"/>
                                  <w:marRight w:val="0"/>
                                  <w:marTop w:val="0"/>
                                  <w:marBottom w:val="0"/>
                                  <w:divBdr>
                                    <w:top w:val="none" w:sz="0" w:space="0" w:color="auto"/>
                                    <w:left w:val="none" w:sz="0" w:space="0" w:color="auto"/>
                                    <w:bottom w:val="none" w:sz="0" w:space="0" w:color="auto"/>
                                    <w:right w:val="none" w:sz="0" w:space="0" w:color="auto"/>
                                  </w:divBdr>
                                  <w:divsChild>
                                    <w:div w:id="1496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627739">
      <w:bodyDiv w:val="1"/>
      <w:marLeft w:val="0"/>
      <w:marRight w:val="0"/>
      <w:marTop w:val="0"/>
      <w:marBottom w:val="0"/>
      <w:divBdr>
        <w:top w:val="none" w:sz="0" w:space="0" w:color="auto"/>
        <w:left w:val="none" w:sz="0" w:space="0" w:color="auto"/>
        <w:bottom w:val="none" w:sz="0" w:space="0" w:color="auto"/>
        <w:right w:val="none" w:sz="0" w:space="0" w:color="auto"/>
      </w:divBdr>
      <w:divsChild>
        <w:div w:id="1381828576">
          <w:marLeft w:val="0"/>
          <w:marRight w:val="0"/>
          <w:marTop w:val="0"/>
          <w:marBottom w:val="0"/>
          <w:divBdr>
            <w:top w:val="none" w:sz="0" w:space="0" w:color="auto"/>
            <w:left w:val="none" w:sz="0" w:space="0" w:color="auto"/>
            <w:bottom w:val="none" w:sz="0" w:space="0" w:color="auto"/>
            <w:right w:val="none" w:sz="0" w:space="0" w:color="auto"/>
          </w:divBdr>
          <w:divsChild>
            <w:div w:id="671109872">
              <w:marLeft w:val="0"/>
              <w:marRight w:val="0"/>
              <w:marTop w:val="0"/>
              <w:marBottom w:val="0"/>
              <w:divBdr>
                <w:top w:val="none" w:sz="0" w:space="0" w:color="auto"/>
                <w:left w:val="none" w:sz="0" w:space="0" w:color="auto"/>
                <w:bottom w:val="none" w:sz="0" w:space="0" w:color="auto"/>
                <w:right w:val="none" w:sz="0" w:space="0" w:color="auto"/>
              </w:divBdr>
              <w:divsChild>
                <w:div w:id="54554436">
                  <w:marLeft w:val="0"/>
                  <w:marRight w:val="0"/>
                  <w:marTop w:val="0"/>
                  <w:marBottom w:val="0"/>
                  <w:divBdr>
                    <w:top w:val="none" w:sz="0" w:space="0" w:color="auto"/>
                    <w:left w:val="none" w:sz="0" w:space="0" w:color="auto"/>
                    <w:bottom w:val="none" w:sz="0" w:space="0" w:color="auto"/>
                    <w:right w:val="none" w:sz="0" w:space="0" w:color="auto"/>
                  </w:divBdr>
                  <w:divsChild>
                    <w:div w:id="759568542">
                      <w:marLeft w:val="0"/>
                      <w:marRight w:val="0"/>
                      <w:marTop w:val="0"/>
                      <w:marBottom w:val="0"/>
                      <w:divBdr>
                        <w:top w:val="none" w:sz="0" w:space="0" w:color="auto"/>
                        <w:left w:val="none" w:sz="0" w:space="0" w:color="auto"/>
                        <w:bottom w:val="none" w:sz="0" w:space="0" w:color="auto"/>
                        <w:right w:val="none" w:sz="0" w:space="0" w:color="auto"/>
                      </w:divBdr>
                      <w:divsChild>
                        <w:div w:id="49572906">
                          <w:marLeft w:val="0"/>
                          <w:marRight w:val="0"/>
                          <w:marTop w:val="0"/>
                          <w:marBottom w:val="0"/>
                          <w:divBdr>
                            <w:top w:val="none" w:sz="0" w:space="0" w:color="auto"/>
                            <w:left w:val="none" w:sz="0" w:space="0" w:color="auto"/>
                            <w:bottom w:val="none" w:sz="0" w:space="0" w:color="auto"/>
                            <w:right w:val="none" w:sz="0" w:space="0" w:color="auto"/>
                          </w:divBdr>
                          <w:divsChild>
                            <w:div w:id="320424748">
                              <w:marLeft w:val="0"/>
                              <w:marRight w:val="0"/>
                              <w:marTop w:val="0"/>
                              <w:marBottom w:val="0"/>
                              <w:divBdr>
                                <w:top w:val="none" w:sz="0" w:space="0" w:color="auto"/>
                                <w:left w:val="none" w:sz="0" w:space="0" w:color="auto"/>
                                <w:bottom w:val="none" w:sz="0" w:space="0" w:color="auto"/>
                                <w:right w:val="none" w:sz="0" w:space="0" w:color="auto"/>
                              </w:divBdr>
                              <w:divsChild>
                                <w:div w:id="170093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972558">
          <w:marLeft w:val="0"/>
          <w:marRight w:val="0"/>
          <w:marTop w:val="0"/>
          <w:marBottom w:val="0"/>
          <w:divBdr>
            <w:top w:val="none" w:sz="0" w:space="0" w:color="auto"/>
            <w:left w:val="none" w:sz="0" w:space="0" w:color="auto"/>
            <w:bottom w:val="none" w:sz="0" w:space="0" w:color="auto"/>
            <w:right w:val="none" w:sz="0" w:space="0" w:color="auto"/>
          </w:divBdr>
          <w:divsChild>
            <w:div w:id="420182903">
              <w:marLeft w:val="0"/>
              <w:marRight w:val="0"/>
              <w:marTop w:val="0"/>
              <w:marBottom w:val="0"/>
              <w:divBdr>
                <w:top w:val="none" w:sz="0" w:space="0" w:color="auto"/>
                <w:left w:val="none" w:sz="0" w:space="0" w:color="auto"/>
                <w:bottom w:val="none" w:sz="0" w:space="0" w:color="auto"/>
                <w:right w:val="none" w:sz="0" w:space="0" w:color="auto"/>
              </w:divBdr>
              <w:divsChild>
                <w:div w:id="285046926">
                  <w:marLeft w:val="0"/>
                  <w:marRight w:val="0"/>
                  <w:marTop w:val="0"/>
                  <w:marBottom w:val="0"/>
                  <w:divBdr>
                    <w:top w:val="none" w:sz="0" w:space="0" w:color="auto"/>
                    <w:left w:val="none" w:sz="0" w:space="0" w:color="auto"/>
                    <w:bottom w:val="none" w:sz="0" w:space="0" w:color="auto"/>
                    <w:right w:val="none" w:sz="0" w:space="0" w:color="auto"/>
                  </w:divBdr>
                  <w:divsChild>
                    <w:div w:id="821771175">
                      <w:marLeft w:val="0"/>
                      <w:marRight w:val="0"/>
                      <w:marTop w:val="0"/>
                      <w:marBottom w:val="0"/>
                      <w:divBdr>
                        <w:top w:val="none" w:sz="0" w:space="0" w:color="auto"/>
                        <w:left w:val="none" w:sz="0" w:space="0" w:color="auto"/>
                        <w:bottom w:val="none" w:sz="0" w:space="0" w:color="auto"/>
                        <w:right w:val="none" w:sz="0" w:space="0" w:color="auto"/>
                      </w:divBdr>
                      <w:divsChild>
                        <w:div w:id="825705234">
                          <w:marLeft w:val="0"/>
                          <w:marRight w:val="0"/>
                          <w:marTop w:val="0"/>
                          <w:marBottom w:val="0"/>
                          <w:divBdr>
                            <w:top w:val="none" w:sz="0" w:space="0" w:color="auto"/>
                            <w:left w:val="none" w:sz="0" w:space="0" w:color="auto"/>
                            <w:bottom w:val="none" w:sz="0" w:space="0" w:color="auto"/>
                            <w:right w:val="none" w:sz="0" w:space="0" w:color="auto"/>
                          </w:divBdr>
                          <w:divsChild>
                            <w:div w:id="1163859170">
                              <w:marLeft w:val="0"/>
                              <w:marRight w:val="0"/>
                              <w:marTop w:val="0"/>
                              <w:marBottom w:val="0"/>
                              <w:divBdr>
                                <w:top w:val="none" w:sz="0" w:space="0" w:color="auto"/>
                                <w:left w:val="none" w:sz="0" w:space="0" w:color="auto"/>
                                <w:bottom w:val="none" w:sz="0" w:space="0" w:color="auto"/>
                                <w:right w:val="none" w:sz="0" w:space="0" w:color="auto"/>
                              </w:divBdr>
                              <w:divsChild>
                                <w:div w:id="850220617">
                                  <w:marLeft w:val="0"/>
                                  <w:marRight w:val="0"/>
                                  <w:marTop w:val="0"/>
                                  <w:marBottom w:val="0"/>
                                  <w:divBdr>
                                    <w:top w:val="none" w:sz="0" w:space="0" w:color="auto"/>
                                    <w:left w:val="none" w:sz="0" w:space="0" w:color="auto"/>
                                    <w:bottom w:val="none" w:sz="0" w:space="0" w:color="auto"/>
                                    <w:right w:val="none" w:sz="0" w:space="0" w:color="auto"/>
                                  </w:divBdr>
                                  <w:divsChild>
                                    <w:div w:id="1425569161">
                                      <w:marLeft w:val="0"/>
                                      <w:marRight w:val="0"/>
                                      <w:marTop w:val="0"/>
                                      <w:marBottom w:val="0"/>
                                      <w:divBdr>
                                        <w:top w:val="none" w:sz="0" w:space="0" w:color="auto"/>
                                        <w:left w:val="none" w:sz="0" w:space="0" w:color="auto"/>
                                        <w:bottom w:val="none" w:sz="0" w:space="0" w:color="auto"/>
                                        <w:right w:val="none" w:sz="0" w:space="0" w:color="auto"/>
                                      </w:divBdr>
                                      <w:divsChild>
                                        <w:div w:id="1634402857">
                                          <w:marLeft w:val="0"/>
                                          <w:marRight w:val="0"/>
                                          <w:marTop w:val="0"/>
                                          <w:marBottom w:val="0"/>
                                          <w:divBdr>
                                            <w:top w:val="none" w:sz="0" w:space="0" w:color="auto"/>
                                            <w:left w:val="none" w:sz="0" w:space="0" w:color="auto"/>
                                            <w:bottom w:val="none" w:sz="0" w:space="0" w:color="auto"/>
                                            <w:right w:val="none" w:sz="0" w:space="0" w:color="auto"/>
                                          </w:divBdr>
                                          <w:divsChild>
                                            <w:div w:id="336231273">
                                              <w:marLeft w:val="0"/>
                                              <w:marRight w:val="0"/>
                                              <w:marTop w:val="0"/>
                                              <w:marBottom w:val="0"/>
                                              <w:divBdr>
                                                <w:top w:val="none" w:sz="0" w:space="0" w:color="auto"/>
                                                <w:left w:val="none" w:sz="0" w:space="0" w:color="auto"/>
                                                <w:bottom w:val="none" w:sz="0" w:space="0" w:color="auto"/>
                                                <w:right w:val="none" w:sz="0" w:space="0" w:color="auto"/>
                                              </w:divBdr>
                                            </w:div>
                                            <w:div w:id="926304227">
                                              <w:marLeft w:val="0"/>
                                              <w:marRight w:val="0"/>
                                              <w:marTop w:val="0"/>
                                              <w:marBottom w:val="0"/>
                                              <w:divBdr>
                                                <w:top w:val="none" w:sz="0" w:space="0" w:color="auto"/>
                                                <w:left w:val="none" w:sz="0" w:space="0" w:color="auto"/>
                                                <w:bottom w:val="none" w:sz="0" w:space="0" w:color="auto"/>
                                                <w:right w:val="none" w:sz="0" w:space="0" w:color="auto"/>
                                              </w:divBdr>
                                              <w:divsChild>
                                                <w:div w:id="281308533">
                                                  <w:marLeft w:val="0"/>
                                                  <w:marRight w:val="0"/>
                                                  <w:marTop w:val="0"/>
                                                  <w:marBottom w:val="0"/>
                                                  <w:divBdr>
                                                    <w:top w:val="none" w:sz="0" w:space="0" w:color="auto"/>
                                                    <w:left w:val="none" w:sz="0" w:space="0" w:color="auto"/>
                                                    <w:bottom w:val="none" w:sz="0" w:space="0" w:color="auto"/>
                                                    <w:right w:val="none" w:sz="0" w:space="0" w:color="auto"/>
                                                  </w:divBdr>
                                                </w:div>
                                              </w:divsChild>
                                            </w:div>
                                            <w:div w:id="1607078409">
                                              <w:marLeft w:val="0"/>
                                              <w:marRight w:val="0"/>
                                              <w:marTop w:val="0"/>
                                              <w:marBottom w:val="0"/>
                                              <w:divBdr>
                                                <w:top w:val="none" w:sz="0" w:space="0" w:color="auto"/>
                                                <w:left w:val="none" w:sz="0" w:space="0" w:color="auto"/>
                                                <w:bottom w:val="none" w:sz="0" w:space="0" w:color="auto"/>
                                                <w:right w:val="none" w:sz="0" w:space="0" w:color="auto"/>
                                              </w:divBdr>
                                            </w:div>
                                            <w:div w:id="645009715">
                                              <w:marLeft w:val="0"/>
                                              <w:marRight w:val="0"/>
                                              <w:marTop w:val="0"/>
                                              <w:marBottom w:val="0"/>
                                              <w:divBdr>
                                                <w:top w:val="none" w:sz="0" w:space="0" w:color="auto"/>
                                                <w:left w:val="none" w:sz="0" w:space="0" w:color="auto"/>
                                                <w:bottom w:val="none" w:sz="0" w:space="0" w:color="auto"/>
                                                <w:right w:val="none" w:sz="0" w:space="0" w:color="auto"/>
                                              </w:divBdr>
                                              <w:divsChild>
                                                <w:div w:id="194183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7050353">
      <w:bodyDiv w:val="1"/>
      <w:marLeft w:val="0"/>
      <w:marRight w:val="0"/>
      <w:marTop w:val="0"/>
      <w:marBottom w:val="0"/>
      <w:divBdr>
        <w:top w:val="none" w:sz="0" w:space="0" w:color="auto"/>
        <w:left w:val="none" w:sz="0" w:space="0" w:color="auto"/>
        <w:bottom w:val="none" w:sz="0" w:space="0" w:color="auto"/>
        <w:right w:val="none" w:sz="0" w:space="0" w:color="auto"/>
      </w:divBdr>
      <w:divsChild>
        <w:div w:id="170487737">
          <w:marLeft w:val="0"/>
          <w:marRight w:val="0"/>
          <w:marTop w:val="0"/>
          <w:marBottom w:val="0"/>
          <w:divBdr>
            <w:top w:val="none" w:sz="0" w:space="0" w:color="auto"/>
            <w:left w:val="none" w:sz="0" w:space="0" w:color="auto"/>
            <w:bottom w:val="none" w:sz="0" w:space="0" w:color="auto"/>
            <w:right w:val="none" w:sz="0" w:space="0" w:color="auto"/>
          </w:divBdr>
          <w:divsChild>
            <w:div w:id="1413117206">
              <w:marLeft w:val="0"/>
              <w:marRight w:val="0"/>
              <w:marTop w:val="0"/>
              <w:marBottom w:val="0"/>
              <w:divBdr>
                <w:top w:val="none" w:sz="0" w:space="0" w:color="auto"/>
                <w:left w:val="none" w:sz="0" w:space="0" w:color="auto"/>
                <w:bottom w:val="none" w:sz="0" w:space="0" w:color="auto"/>
                <w:right w:val="none" w:sz="0" w:space="0" w:color="auto"/>
              </w:divBdr>
              <w:divsChild>
                <w:div w:id="1565023124">
                  <w:marLeft w:val="0"/>
                  <w:marRight w:val="0"/>
                  <w:marTop w:val="0"/>
                  <w:marBottom w:val="0"/>
                  <w:divBdr>
                    <w:top w:val="none" w:sz="0" w:space="0" w:color="auto"/>
                    <w:left w:val="none" w:sz="0" w:space="0" w:color="auto"/>
                    <w:bottom w:val="none" w:sz="0" w:space="0" w:color="auto"/>
                    <w:right w:val="none" w:sz="0" w:space="0" w:color="auto"/>
                  </w:divBdr>
                  <w:divsChild>
                    <w:div w:id="2105026298">
                      <w:marLeft w:val="0"/>
                      <w:marRight w:val="0"/>
                      <w:marTop w:val="0"/>
                      <w:marBottom w:val="0"/>
                      <w:divBdr>
                        <w:top w:val="none" w:sz="0" w:space="0" w:color="auto"/>
                        <w:left w:val="none" w:sz="0" w:space="0" w:color="auto"/>
                        <w:bottom w:val="none" w:sz="0" w:space="0" w:color="auto"/>
                        <w:right w:val="none" w:sz="0" w:space="0" w:color="auto"/>
                      </w:divBdr>
                      <w:divsChild>
                        <w:div w:id="2021616904">
                          <w:marLeft w:val="0"/>
                          <w:marRight w:val="0"/>
                          <w:marTop w:val="0"/>
                          <w:marBottom w:val="0"/>
                          <w:divBdr>
                            <w:top w:val="none" w:sz="0" w:space="0" w:color="auto"/>
                            <w:left w:val="none" w:sz="0" w:space="0" w:color="auto"/>
                            <w:bottom w:val="none" w:sz="0" w:space="0" w:color="auto"/>
                            <w:right w:val="none" w:sz="0" w:space="0" w:color="auto"/>
                          </w:divBdr>
                          <w:divsChild>
                            <w:div w:id="83379293">
                              <w:marLeft w:val="0"/>
                              <w:marRight w:val="0"/>
                              <w:marTop w:val="0"/>
                              <w:marBottom w:val="0"/>
                              <w:divBdr>
                                <w:top w:val="none" w:sz="0" w:space="0" w:color="auto"/>
                                <w:left w:val="none" w:sz="0" w:space="0" w:color="auto"/>
                                <w:bottom w:val="none" w:sz="0" w:space="0" w:color="auto"/>
                                <w:right w:val="none" w:sz="0" w:space="0" w:color="auto"/>
                              </w:divBdr>
                            </w:div>
                            <w:div w:id="1685016785">
                              <w:marLeft w:val="0"/>
                              <w:marRight w:val="0"/>
                              <w:marTop w:val="0"/>
                              <w:marBottom w:val="0"/>
                              <w:divBdr>
                                <w:top w:val="none" w:sz="0" w:space="0" w:color="auto"/>
                                <w:left w:val="none" w:sz="0" w:space="0" w:color="auto"/>
                                <w:bottom w:val="none" w:sz="0" w:space="0" w:color="auto"/>
                                <w:right w:val="none" w:sz="0" w:space="0" w:color="auto"/>
                              </w:divBdr>
                              <w:divsChild>
                                <w:div w:id="8038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173878">
      <w:bodyDiv w:val="1"/>
      <w:marLeft w:val="0"/>
      <w:marRight w:val="0"/>
      <w:marTop w:val="0"/>
      <w:marBottom w:val="0"/>
      <w:divBdr>
        <w:top w:val="none" w:sz="0" w:space="0" w:color="auto"/>
        <w:left w:val="none" w:sz="0" w:space="0" w:color="auto"/>
        <w:bottom w:val="none" w:sz="0" w:space="0" w:color="auto"/>
        <w:right w:val="none" w:sz="0" w:space="0" w:color="auto"/>
      </w:divBdr>
    </w:div>
    <w:div w:id="1115901484">
      <w:bodyDiv w:val="1"/>
      <w:marLeft w:val="0"/>
      <w:marRight w:val="0"/>
      <w:marTop w:val="0"/>
      <w:marBottom w:val="0"/>
      <w:divBdr>
        <w:top w:val="none" w:sz="0" w:space="0" w:color="auto"/>
        <w:left w:val="none" w:sz="0" w:space="0" w:color="auto"/>
        <w:bottom w:val="none" w:sz="0" w:space="0" w:color="auto"/>
        <w:right w:val="none" w:sz="0" w:space="0" w:color="auto"/>
      </w:divBdr>
    </w:div>
    <w:div w:id="1117138571">
      <w:bodyDiv w:val="1"/>
      <w:marLeft w:val="0"/>
      <w:marRight w:val="0"/>
      <w:marTop w:val="0"/>
      <w:marBottom w:val="0"/>
      <w:divBdr>
        <w:top w:val="none" w:sz="0" w:space="0" w:color="auto"/>
        <w:left w:val="none" w:sz="0" w:space="0" w:color="auto"/>
        <w:bottom w:val="none" w:sz="0" w:space="0" w:color="auto"/>
        <w:right w:val="none" w:sz="0" w:space="0" w:color="auto"/>
      </w:divBdr>
      <w:divsChild>
        <w:div w:id="1491363087">
          <w:marLeft w:val="0"/>
          <w:marRight w:val="0"/>
          <w:marTop w:val="0"/>
          <w:marBottom w:val="0"/>
          <w:divBdr>
            <w:top w:val="none" w:sz="0" w:space="0" w:color="auto"/>
            <w:left w:val="none" w:sz="0" w:space="0" w:color="auto"/>
            <w:bottom w:val="none" w:sz="0" w:space="0" w:color="auto"/>
            <w:right w:val="none" w:sz="0" w:space="0" w:color="auto"/>
          </w:divBdr>
          <w:divsChild>
            <w:div w:id="1438598631">
              <w:marLeft w:val="0"/>
              <w:marRight w:val="0"/>
              <w:marTop w:val="0"/>
              <w:marBottom w:val="0"/>
              <w:divBdr>
                <w:top w:val="none" w:sz="0" w:space="0" w:color="auto"/>
                <w:left w:val="none" w:sz="0" w:space="0" w:color="auto"/>
                <w:bottom w:val="none" w:sz="0" w:space="0" w:color="auto"/>
                <w:right w:val="none" w:sz="0" w:space="0" w:color="auto"/>
              </w:divBdr>
              <w:divsChild>
                <w:div w:id="455149971">
                  <w:marLeft w:val="0"/>
                  <w:marRight w:val="0"/>
                  <w:marTop w:val="0"/>
                  <w:marBottom w:val="0"/>
                  <w:divBdr>
                    <w:top w:val="none" w:sz="0" w:space="0" w:color="auto"/>
                    <w:left w:val="none" w:sz="0" w:space="0" w:color="auto"/>
                    <w:bottom w:val="none" w:sz="0" w:space="0" w:color="auto"/>
                    <w:right w:val="none" w:sz="0" w:space="0" w:color="auto"/>
                  </w:divBdr>
                  <w:divsChild>
                    <w:div w:id="2048529460">
                      <w:marLeft w:val="0"/>
                      <w:marRight w:val="0"/>
                      <w:marTop w:val="0"/>
                      <w:marBottom w:val="0"/>
                      <w:divBdr>
                        <w:top w:val="none" w:sz="0" w:space="0" w:color="auto"/>
                        <w:left w:val="none" w:sz="0" w:space="0" w:color="auto"/>
                        <w:bottom w:val="none" w:sz="0" w:space="0" w:color="auto"/>
                        <w:right w:val="none" w:sz="0" w:space="0" w:color="auto"/>
                      </w:divBdr>
                      <w:divsChild>
                        <w:div w:id="1041713530">
                          <w:marLeft w:val="0"/>
                          <w:marRight w:val="0"/>
                          <w:marTop w:val="0"/>
                          <w:marBottom w:val="0"/>
                          <w:divBdr>
                            <w:top w:val="none" w:sz="0" w:space="0" w:color="auto"/>
                            <w:left w:val="none" w:sz="0" w:space="0" w:color="auto"/>
                            <w:bottom w:val="none" w:sz="0" w:space="0" w:color="auto"/>
                            <w:right w:val="none" w:sz="0" w:space="0" w:color="auto"/>
                          </w:divBdr>
                          <w:divsChild>
                            <w:div w:id="1449467811">
                              <w:marLeft w:val="0"/>
                              <w:marRight w:val="0"/>
                              <w:marTop w:val="0"/>
                              <w:marBottom w:val="0"/>
                              <w:divBdr>
                                <w:top w:val="none" w:sz="0" w:space="0" w:color="auto"/>
                                <w:left w:val="none" w:sz="0" w:space="0" w:color="auto"/>
                                <w:bottom w:val="none" w:sz="0" w:space="0" w:color="auto"/>
                                <w:right w:val="none" w:sz="0" w:space="0" w:color="auto"/>
                              </w:divBdr>
                              <w:divsChild>
                                <w:div w:id="13918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499761">
          <w:marLeft w:val="0"/>
          <w:marRight w:val="0"/>
          <w:marTop w:val="0"/>
          <w:marBottom w:val="0"/>
          <w:divBdr>
            <w:top w:val="none" w:sz="0" w:space="0" w:color="auto"/>
            <w:left w:val="none" w:sz="0" w:space="0" w:color="auto"/>
            <w:bottom w:val="none" w:sz="0" w:space="0" w:color="auto"/>
            <w:right w:val="none" w:sz="0" w:space="0" w:color="auto"/>
          </w:divBdr>
          <w:divsChild>
            <w:div w:id="1330215066">
              <w:marLeft w:val="0"/>
              <w:marRight w:val="0"/>
              <w:marTop w:val="0"/>
              <w:marBottom w:val="0"/>
              <w:divBdr>
                <w:top w:val="none" w:sz="0" w:space="0" w:color="auto"/>
                <w:left w:val="none" w:sz="0" w:space="0" w:color="auto"/>
                <w:bottom w:val="none" w:sz="0" w:space="0" w:color="auto"/>
                <w:right w:val="none" w:sz="0" w:space="0" w:color="auto"/>
              </w:divBdr>
              <w:divsChild>
                <w:div w:id="1371762558">
                  <w:marLeft w:val="0"/>
                  <w:marRight w:val="0"/>
                  <w:marTop w:val="0"/>
                  <w:marBottom w:val="0"/>
                  <w:divBdr>
                    <w:top w:val="none" w:sz="0" w:space="0" w:color="auto"/>
                    <w:left w:val="none" w:sz="0" w:space="0" w:color="auto"/>
                    <w:bottom w:val="none" w:sz="0" w:space="0" w:color="auto"/>
                    <w:right w:val="none" w:sz="0" w:space="0" w:color="auto"/>
                  </w:divBdr>
                  <w:divsChild>
                    <w:div w:id="1301224615">
                      <w:marLeft w:val="0"/>
                      <w:marRight w:val="0"/>
                      <w:marTop w:val="0"/>
                      <w:marBottom w:val="0"/>
                      <w:divBdr>
                        <w:top w:val="none" w:sz="0" w:space="0" w:color="auto"/>
                        <w:left w:val="none" w:sz="0" w:space="0" w:color="auto"/>
                        <w:bottom w:val="none" w:sz="0" w:space="0" w:color="auto"/>
                        <w:right w:val="none" w:sz="0" w:space="0" w:color="auto"/>
                      </w:divBdr>
                      <w:divsChild>
                        <w:div w:id="1140416964">
                          <w:marLeft w:val="0"/>
                          <w:marRight w:val="0"/>
                          <w:marTop w:val="0"/>
                          <w:marBottom w:val="0"/>
                          <w:divBdr>
                            <w:top w:val="none" w:sz="0" w:space="0" w:color="auto"/>
                            <w:left w:val="none" w:sz="0" w:space="0" w:color="auto"/>
                            <w:bottom w:val="none" w:sz="0" w:space="0" w:color="auto"/>
                            <w:right w:val="none" w:sz="0" w:space="0" w:color="auto"/>
                          </w:divBdr>
                          <w:divsChild>
                            <w:div w:id="1687714393">
                              <w:marLeft w:val="0"/>
                              <w:marRight w:val="0"/>
                              <w:marTop w:val="0"/>
                              <w:marBottom w:val="0"/>
                              <w:divBdr>
                                <w:top w:val="none" w:sz="0" w:space="0" w:color="auto"/>
                                <w:left w:val="none" w:sz="0" w:space="0" w:color="auto"/>
                                <w:bottom w:val="none" w:sz="0" w:space="0" w:color="auto"/>
                                <w:right w:val="none" w:sz="0" w:space="0" w:color="auto"/>
                              </w:divBdr>
                              <w:divsChild>
                                <w:div w:id="611672921">
                                  <w:marLeft w:val="0"/>
                                  <w:marRight w:val="0"/>
                                  <w:marTop w:val="0"/>
                                  <w:marBottom w:val="0"/>
                                  <w:divBdr>
                                    <w:top w:val="none" w:sz="0" w:space="0" w:color="auto"/>
                                    <w:left w:val="none" w:sz="0" w:space="0" w:color="auto"/>
                                    <w:bottom w:val="none" w:sz="0" w:space="0" w:color="auto"/>
                                    <w:right w:val="none" w:sz="0" w:space="0" w:color="auto"/>
                                  </w:divBdr>
                                  <w:divsChild>
                                    <w:div w:id="1964381176">
                                      <w:marLeft w:val="0"/>
                                      <w:marRight w:val="0"/>
                                      <w:marTop w:val="0"/>
                                      <w:marBottom w:val="0"/>
                                      <w:divBdr>
                                        <w:top w:val="none" w:sz="0" w:space="0" w:color="auto"/>
                                        <w:left w:val="none" w:sz="0" w:space="0" w:color="auto"/>
                                        <w:bottom w:val="none" w:sz="0" w:space="0" w:color="auto"/>
                                        <w:right w:val="none" w:sz="0" w:space="0" w:color="auto"/>
                                      </w:divBdr>
                                      <w:divsChild>
                                        <w:div w:id="908881490">
                                          <w:marLeft w:val="0"/>
                                          <w:marRight w:val="0"/>
                                          <w:marTop w:val="0"/>
                                          <w:marBottom w:val="0"/>
                                          <w:divBdr>
                                            <w:top w:val="none" w:sz="0" w:space="0" w:color="auto"/>
                                            <w:left w:val="none" w:sz="0" w:space="0" w:color="auto"/>
                                            <w:bottom w:val="none" w:sz="0" w:space="0" w:color="auto"/>
                                            <w:right w:val="none" w:sz="0" w:space="0" w:color="auto"/>
                                          </w:divBdr>
                                          <w:divsChild>
                                            <w:div w:id="986279544">
                                              <w:marLeft w:val="0"/>
                                              <w:marRight w:val="0"/>
                                              <w:marTop w:val="0"/>
                                              <w:marBottom w:val="0"/>
                                              <w:divBdr>
                                                <w:top w:val="none" w:sz="0" w:space="0" w:color="auto"/>
                                                <w:left w:val="none" w:sz="0" w:space="0" w:color="auto"/>
                                                <w:bottom w:val="none" w:sz="0" w:space="0" w:color="auto"/>
                                                <w:right w:val="none" w:sz="0" w:space="0" w:color="auto"/>
                                              </w:divBdr>
                                              <w:divsChild>
                                                <w:div w:id="746272867">
                                                  <w:marLeft w:val="0"/>
                                                  <w:marRight w:val="0"/>
                                                  <w:marTop w:val="0"/>
                                                  <w:marBottom w:val="0"/>
                                                  <w:divBdr>
                                                    <w:top w:val="none" w:sz="0" w:space="0" w:color="auto"/>
                                                    <w:left w:val="none" w:sz="0" w:space="0" w:color="auto"/>
                                                    <w:bottom w:val="none" w:sz="0" w:space="0" w:color="auto"/>
                                                    <w:right w:val="none" w:sz="0" w:space="0" w:color="auto"/>
                                                  </w:divBdr>
                                                </w:div>
                                              </w:divsChild>
                                            </w:div>
                                            <w:div w:id="2103142797">
                                              <w:marLeft w:val="0"/>
                                              <w:marRight w:val="0"/>
                                              <w:marTop w:val="0"/>
                                              <w:marBottom w:val="0"/>
                                              <w:divBdr>
                                                <w:top w:val="none" w:sz="0" w:space="0" w:color="auto"/>
                                                <w:left w:val="none" w:sz="0" w:space="0" w:color="auto"/>
                                                <w:bottom w:val="none" w:sz="0" w:space="0" w:color="auto"/>
                                                <w:right w:val="none" w:sz="0" w:space="0" w:color="auto"/>
                                              </w:divBdr>
                                              <w:divsChild>
                                                <w:div w:id="608661992">
                                                  <w:marLeft w:val="0"/>
                                                  <w:marRight w:val="0"/>
                                                  <w:marTop w:val="0"/>
                                                  <w:marBottom w:val="0"/>
                                                  <w:divBdr>
                                                    <w:top w:val="none" w:sz="0" w:space="0" w:color="auto"/>
                                                    <w:left w:val="none" w:sz="0" w:space="0" w:color="auto"/>
                                                    <w:bottom w:val="none" w:sz="0" w:space="0" w:color="auto"/>
                                                    <w:right w:val="none" w:sz="0" w:space="0" w:color="auto"/>
                                                  </w:divBdr>
                                                </w:div>
                                              </w:divsChild>
                                            </w:div>
                                            <w:div w:id="546142338">
                                              <w:marLeft w:val="0"/>
                                              <w:marRight w:val="0"/>
                                              <w:marTop w:val="0"/>
                                              <w:marBottom w:val="0"/>
                                              <w:divBdr>
                                                <w:top w:val="none" w:sz="0" w:space="0" w:color="auto"/>
                                                <w:left w:val="none" w:sz="0" w:space="0" w:color="auto"/>
                                                <w:bottom w:val="none" w:sz="0" w:space="0" w:color="auto"/>
                                                <w:right w:val="none" w:sz="0" w:space="0" w:color="auto"/>
                                              </w:divBdr>
                                              <w:divsChild>
                                                <w:div w:id="18646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9874390">
          <w:marLeft w:val="0"/>
          <w:marRight w:val="0"/>
          <w:marTop w:val="0"/>
          <w:marBottom w:val="0"/>
          <w:divBdr>
            <w:top w:val="none" w:sz="0" w:space="0" w:color="auto"/>
            <w:left w:val="none" w:sz="0" w:space="0" w:color="auto"/>
            <w:bottom w:val="none" w:sz="0" w:space="0" w:color="auto"/>
            <w:right w:val="none" w:sz="0" w:space="0" w:color="auto"/>
          </w:divBdr>
          <w:divsChild>
            <w:div w:id="362370242">
              <w:marLeft w:val="0"/>
              <w:marRight w:val="0"/>
              <w:marTop w:val="0"/>
              <w:marBottom w:val="0"/>
              <w:divBdr>
                <w:top w:val="none" w:sz="0" w:space="0" w:color="auto"/>
                <w:left w:val="none" w:sz="0" w:space="0" w:color="auto"/>
                <w:bottom w:val="none" w:sz="0" w:space="0" w:color="auto"/>
                <w:right w:val="none" w:sz="0" w:space="0" w:color="auto"/>
              </w:divBdr>
              <w:divsChild>
                <w:div w:id="814372390">
                  <w:marLeft w:val="0"/>
                  <w:marRight w:val="0"/>
                  <w:marTop w:val="0"/>
                  <w:marBottom w:val="0"/>
                  <w:divBdr>
                    <w:top w:val="none" w:sz="0" w:space="0" w:color="auto"/>
                    <w:left w:val="none" w:sz="0" w:space="0" w:color="auto"/>
                    <w:bottom w:val="none" w:sz="0" w:space="0" w:color="auto"/>
                    <w:right w:val="none" w:sz="0" w:space="0" w:color="auto"/>
                  </w:divBdr>
                  <w:divsChild>
                    <w:div w:id="309870858">
                      <w:marLeft w:val="0"/>
                      <w:marRight w:val="0"/>
                      <w:marTop w:val="0"/>
                      <w:marBottom w:val="0"/>
                      <w:divBdr>
                        <w:top w:val="none" w:sz="0" w:space="0" w:color="auto"/>
                        <w:left w:val="none" w:sz="0" w:space="0" w:color="auto"/>
                        <w:bottom w:val="none" w:sz="0" w:space="0" w:color="auto"/>
                        <w:right w:val="none" w:sz="0" w:space="0" w:color="auto"/>
                      </w:divBdr>
                      <w:divsChild>
                        <w:div w:id="953639366">
                          <w:marLeft w:val="0"/>
                          <w:marRight w:val="0"/>
                          <w:marTop w:val="0"/>
                          <w:marBottom w:val="0"/>
                          <w:divBdr>
                            <w:top w:val="none" w:sz="0" w:space="0" w:color="auto"/>
                            <w:left w:val="none" w:sz="0" w:space="0" w:color="auto"/>
                            <w:bottom w:val="none" w:sz="0" w:space="0" w:color="auto"/>
                            <w:right w:val="none" w:sz="0" w:space="0" w:color="auto"/>
                          </w:divBdr>
                          <w:divsChild>
                            <w:div w:id="1276715035">
                              <w:marLeft w:val="0"/>
                              <w:marRight w:val="0"/>
                              <w:marTop w:val="0"/>
                              <w:marBottom w:val="0"/>
                              <w:divBdr>
                                <w:top w:val="none" w:sz="0" w:space="0" w:color="auto"/>
                                <w:left w:val="none" w:sz="0" w:space="0" w:color="auto"/>
                                <w:bottom w:val="none" w:sz="0" w:space="0" w:color="auto"/>
                                <w:right w:val="none" w:sz="0" w:space="0" w:color="auto"/>
                              </w:divBdr>
                              <w:divsChild>
                                <w:div w:id="107698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785351">
      <w:bodyDiv w:val="1"/>
      <w:marLeft w:val="0"/>
      <w:marRight w:val="0"/>
      <w:marTop w:val="0"/>
      <w:marBottom w:val="0"/>
      <w:divBdr>
        <w:top w:val="none" w:sz="0" w:space="0" w:color="auto"/>
        <w:left w:val="none" w:sz="0" w:space="0" w:color="auto"/>
        <w:bottom w:val="none" w:sz="0" w:space="0" w:color="auto"/>
        <w:right w:val="none" w:sz="0" w:space="0" w:color="auto"/>
      </w:divBdr>
      <w:divsChild>
        <w:div w:id="2073651553">
          <w:marLeft w:val="0"/>
          <w:marRight w:val="0"/>
          <w:marTop w:val="0"/>
          <w:marBottom w:val="0"/>
          <w:divBdr>
            <w:top w:val="none" w:sz="0" w:space="0" w:color="auto"/>
            <w:left w:val="none" w:sz="0" w:space="0" w:color="auto"/>
            <w:bottom w:val="none" w:sz="0" w:space="0" w:color="auto"/>
            <w:right w:val="none" w:sz="0" w:space="0" w:color="auto"/>
          </w:divBdr>
          <w:divsChild>
            <w:div w:id="2119597205">
              <w:marLeft w:val="0"/>
              <w:marRight w:val="0"/>
              <w:marTop w:val="0"/>
              <w:marBottom w:val="0"/>
              <w:divBdr>
                <w:top w:val="none" w:sz="0" w:space="0" w:color="auto"/>
                <w:left w:val="none" w:sz="0" w:space="0" w:color="auto"/>
                <w:bottom w:val="none" w:sz="0" w:space="0" w:color="auto"/>
                <w:right w:val="none" w:sz="0" w:space="0" w:color="auto"/>
              </w:divBdr>
              <w:divsChild>
                <w:div w:id="1125122458">
                  <w:marLeft w:val="0"/>
                  <w:marRight w:val="0"/>
                  <w:marTop w:val="0"/>
                  <w:marBottom w:val="0"/>
                  <w:divBdr>
                    <w:top w:val="none" w:sz="0" w:space="0" w:color="auto"/>
                    <w:left w:val="none" w:sz="0" w:space="0" w:color="auto"/>
                    <w:bottom w:val="none" w:sz="0" w:space="0" w:color="auto"/>
                    <w:right w:val="none" w:sz="0" w:space="0" w:color="auto"/>
                  </w:divBdr>
                  <w:divsChild>
                    <w:div w:id="635449212">
                      <w:marLeft w:val="0"/>
                      <w:marRight w:val="0"/>
                      <w:marTop w:val="0"/>
                      <w:marBottom w:val="0"/>
                      <w:divBdr>
                        <w:top w:val="none" w:sz="0" w:space="0" w:color="auto"/>
                        <w:left w:val="none" w:sz="0" w:space="0" w:color="auto"/>
                        <w:bottom w:val="none" w:sz="0" w:space="0" w:color="auto"/>
                        <w:right w:val="none" w:sz="0" w:space="0" w:color="auto"/>
                      </w:divBdr>
                      <w:divsChild>
                        <w:div w:id="1154302364">
                          <w:marLeft w:val="0"/>
                          <w:marRight w:val="0"/>
                          <w:marTop w:val="0"/>
                          <w:marBottom w:val="0"/>
                          <w:divBdr>
                            <w:top w:val="none" w:sz="0" w:space="0" w:color="auto"/>
                            <w:left w:val="none" w:sz="0" w:space="0" w:color="auto"/>
                            <w:bottom w:val="none" w:sz="0" w:space="0" w:color="auto"/>
                            <w:right w:val="none" w:sz="0" w:space="0" w:color="auto"/>
                          </w:divBdr>
                          <w:divsChild>
                            <w:div w:id="332880253">
                              <w:marLeft w:val="0"/>
                              <w:marRight w:val="0"/>
                              <w:marTop w:val="0"/>
                              <w:marBottom w:val="0"/>
                              <w:divBdr>
                                <w:top w:val="none" w:sz="0" w:space="0" w:color="auto"/>
                                <w:left w:val="none" w:sz="0" w:space="0" w:color="auto"/>
                                <w:bottom w:val="none" w:sz="0" w:space="0" w:color="auto"/>
                                <w:right w:val="none" w:sz="0" w:space="0" w:color="auto"/>
                              </w:divBdr>
                              <w:divsChild>
                                <w:div w:id="44073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125377">
          <w:marLeft w:val="0"/>
          <w:marRight w:val="0"/>
          <w:marTop w:val="0"/>
          <w:marBottom w:val="0"/>
          <w:divBdr>
            <w:top w:val="none" w:sz="0" w:space="0" w:color="auto"/>
            <w:left w:val="none" w:sz="0" w:space="0" w:color="auto"/>
            <w:bottom w:val="none" w:sz="0" w:space="0" w:color="auto"/>
            <w:right w:val="none" w:sz="0" w:space="0" w:color="auto"/>
          </w:divBdr>
          <w:divsChild>
            <w:div w:id="1880386777">
              <w:marLeft w:val="0"/>
              <w:marRight w:val="0"/>
              <w:marTop w:val="0"/>
              <w:marBottom w:val="0"/>
              <w:divBdr>
                <w:top w:val="none" w:sz="0" w:space="0" w:color="auto"/>
                <w:left w:val="none" w:sz="0" w:space="0" w:color="auto"/>
                <w:bottom w:val="none" w:sz="0" w:space="0" w:color="auto"/>
                <w:right w:val="none" w:sz="0" w:space="0" w:color="auto"/>
              </w:divBdr>
              <w:divsChild>
                <w:div w:id="1396659436">
                  <w:marLeft w:val="0"/>
                  <w:marRight w:val="0"/>
                  <w:marTop w:val="0"/>
                  <w:marBottom w:val="0"/>
                  <w:divBdr>
                    <w:top w:val="none" w:sz="0" w:space="0" w:color="auto"/>
                    <w:left w:val="none" w:sz="0" w:space="0" w:color="auto"/>
                    <w:bottom w:val="none" w:sz="0" w:space="0" w:color="auto"/>
                    <w:right w:val="none" w:sz="0" w:space="0" w:color="auto"/>
                  </w:divBdr>
                  <w:divsChild>
                    <w:div w:id="1927424906">
                      <w:marLeft w:val="0"/>
                      <w:marRight w:val="0"/>
                      <w:marTop w:val="0"/>
                      <w:marBottom w:val="0"/>
                      <w:divBdr>
                        <w:top w:val="none" w:sz="0" w:space="0" w:color="auto"/>
                        <w:left w:val="none" w:sz="0" w:space="0" w:color="auto"/>
                        <w:bottom w:val="none" w:sz="0" w:space="0" w:color="auto"/>
                        <w:right w:val="none" w:sz="0" w:space="0" w:color="auto"/>
                      </w:divBdr>
                      <w:divsChild>
                        <w:div w:id="580456747">
                          <w:marLeft w:val="0"/>
                          <w:marRight w:val="0"/>
                          <w:marTop w:val="0"/>
                          <w:marBottom w:val="0"/>
                          <w:divBdr>
                            <w:top w:val="none" w:sz="0" w:space="0" w:color="auto"/>
                            <w:left w:val="none" w:sz="0" w:space="0" w:color="auto"/>
                            <w:bottom w:val="none" w:sz="0" w:space="0" w:color="auto"/>
                            <w:right w:val="none" w:sz="0" w:space="0" w:color="auto"/>
                          </w:divBdr>
                          <w:divsChild>
                            <w:div w:id="905064876">
                              <w:marLeft w:val="0"/>
                              <w:marRight w:val="0"/>
                              <w:marTop w:val="0"/>
                              <w:marBottom w:val="0"/>
                              <w:divBdr>
                                <w:top w:val="none" w:sz="0" w:space="0" w:color="auto"/>
                                <w:left w:val="none" w:sz="0" w:space="0" w:color="auto"/>
                                <w:bottom w:val="none" w:sz="0" w:space="0" w:color="auto"/>
                                <w:right w:val="none" w:sz="0" w:space="0" w:color="auto"/>
                              </w:divBdr>
                              <w:divsChild>
                                <w:div w:id="1895003255">
                                  <w:marLeft w:val="0"/>
                                  <w:marRight w:val="0"/>
                                  <w:marTop w:val="0"/>
                                  <w:marBottom w:val="0"/>
                                  <w:divBdr>
                                    <w:top w:val="none" w:sz="0" w:space="0" w:color="auto"/>
                                    <w:left w:val="none" w:sz="0" w:space="0" w:color="auto"/>
                                    <w:bottom w:val="none" w:sz="0" w:space="0" w:color="auto"/>
                                    <w:right w:val="none" w:sz="0" w:space="0" w:color="auto"/>
                                  </w:divBdr>
                                  <w:divsChild>
                                    <w:div w:id="829950356">
                                      <w:marLeft w:val="0"/>
                                      <w:marRight w:val="0"/>
                                      <w:marTop w:val="0"/>
                                      <w:marBottom w:val="0"/>
                                      <w:divBdr>
                                        <w:top w:val="none" w:sz="0" w:space="0" w:color="auto"/>
                                        <w:left w:val="none" w:sz="0" w:space="0" w:color="auto"/>
                                        <w:bottom w:val="none" w:sz="0" w:space="0" w:color="auto"/>
                                        <w:right w:val="none" w:sz="0" w:space="0" w:color="auto"/>
                                      </w:divBdr>
                                      <w:divsChild>
                                        <w:div w:id="135410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822440">
                          <w:marLeft w:val="0"/>
                          <w:marRight w:val="0"/>
                          <w:marTop w:val="0"/>
                          <w:marBottom w:val="0"/>
                          <w:divBdr>
                            <w:top w:val="none" w:sz="0" w:space="0" w:color="auto"/>
                            <w:left w:val="none" w:sz="0" w:space="0" w:color="auto"/>
                            <w:bottom w:val="none" w:sz="0" w:space="0" w:color="auto"/>
                            <w:right w:val="none" w:sz="0" w:space="0" w:color="auto"/>
                          </w:divBdr>
                          <w:divsChild>
                            <w:div w:id="1725761188">
                              <w:marLeft w:val="0"/>
                              <w:marRight w:val="0"/>
                              <w:marTop w:val="0"/>
                              <w:marBottom w:val="0"/>
                              <w:divBdr>
                                <w:top w:val="none" w:sz="0" w:space="0" w:color="auto"/>
                                <w:left w:val="none" w:sz="0" w:space="0" w:color="auto"/>
                                <w:bottom w:val="none" w:sz="0" w:space="0" w:color="auto"/>
                                <w:right w:val="none" w:sz="0" w:space="0" w:color="auto"/>
                              </w:divBdr>
                              <w:divsChild>
                                <w:div w:id="8297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219016">
      <w:bodyDiv w:val="1"/>
      <w:marLeft w:val="0"/>
      <w:marRight w:val="0"/>
      <w:marTop w:val="0"/>
      <w:marBottom w:val="0"/>
      <w:divBdr>
        <w:top w:val="none" w:sz="0" w:space="0" w:color="auto"/>
        <w:left w:val="none" w:sz="0" w:space="0" w:color="auto"/>
        <w:bottom w:val="none" w:sz="0" w:space="0" w:color="auto"/>
        <w:right w:val="none" w:sz="0" w:space="0" w:color="auto"/>
      </w:divBdr>
      <w:divsChild>
        <w:div w:id="180513151">
          <w:marLeft w:val="0"/>
          <w:marRight w:val="0"/>
          <w:marTop w:val="0"/>
          <w:marBottom w:val="0"/>
          <w:divBdr>
            <w:top w:val="none" w:sz="0" w:space="0" w:color="auto"/>
            <w:left w:val="none" w:sz="0" w:space="0" w:color="auto"/>
            <w:bottom w:val="none" w:sz="0" w:space="0" w:color="auto"/>
            <w:right w:val="none" w:sz="0" w:space="0" w:color="auto"/>
          </w:divBdr>
          <w:divsChild>
            <w:div w:id="2137678378">
              <w:marLeft w:val="0"/>
              <w:marRight w:val="0"/>
              <w:marTop w:val="0"/>
              <w:marBottom w:val="0"/>
              <w:divBdr>
                <w:top w:val="none" w:sz="0" w:space="0" w:color="auto"/>
                <w:left w:val="none" w:sz="0" w:space="0" w:color="auto"/>
                <w:bottom w:val="none" w:sz="0" w:space="0" w:color="auto"/>
                <w:right w:val="none" w:sz="0" w:space="0" w:color="auto"/>
              </w:divBdr>
              <w:divsChild>
                <w:div w:id="1797334038">
                  <w:marLeft w:val="0"/>
                  <w:marRight w:val="0"/>
                  <w:marTop w:val="0"/>
                  <w:marBottom w:val="0"/>
                  <w:divBdr>
                    <w:top w:val="none" w:sz="0" w:space="0" w:color="auto"/>
                    <w:left w:val="none" w:sz="0" w:space="0" w:color="auto"/>
                    <w:bottom w:val="none" w:sz="0" w:space="0" w:color="auto"/>
                    <w:right w:val="none" w:sz="0" w:space="0" w:color="auto"/>
                  </w:divBdr>
                  <w:divsChild>
                    <w:div w:id="476653837">
                      <w:marLeft w:val="0"/>
                      <w:marRight w:val="0"/>
                      <w:marTop w:val="0"/>
                      <w:marBottom w:val="0"/>
                      <w:divBdr>
                        <w:top w:val="none" w:sz="0" w:space="0" w:color="auto"/>
                        <w:left w:val="none" w:sz="0" w:space="0" w:color="auto"/>
                        <w:bottom w:val="none" w:sz="0" w:space="0" w:color="auto"/>
                        <w:right w:val="none" w:sz="0" w:space="0" w:color="auto"/>
                      </w:divBdr>
                      <w:divsChild>
                        <w:div w:id="718671720">
                          <w:marLeft w:val="0"/>
                          <w:marRight w:val="0"/>
                          <w:marTop w:val="0"/>
                          <w:marBottom w:val="0"/>
                          <w:divBdr>
                            <w:top w:val="none" w:sz="0" w:space="0" w:color="auto"/>
                            <w:left w:val="none" w:sz="0" w:space="0" w:color="auto"/>
                            <w:bottom w:val="none" w:sz="0" w:space="0" w:color="auto"/>
                            <w:right w:val="none" w:sz="0" w:space="0" w:color="auto"/>
                          </w:divBdr>
                          <w:divsChild>
                            <w:div w:id="1251157859">
                              <w:marLeft w:val="0"/>
                              <w:marRight w:val="0"/>
                              <w:marTop w:val="0"/>
                              <w:marBottom w:val="0"/>
                              <w:divBdr>
                                <w:top w:val="none" w:sz="0" w:space="0" w:color="auto"/>
                                <w:left w:val="none" w:sz="0" w:space="0" w:color="auto"/>
                                <w:bottom w:val="none" w:sz="0" w:space="0" w:color="auto"/>
                                <w:right w:val="none" w:sz="0" w:space="0" w:color="auto"/>
                              </w:divBdr>
                            </w:div>
                            <w:div w:id="1467040443">
                              <w:marLeft w:val="0"/>
                              <w:marRight w:val="0"/>
                              <w:marTop w:val="0"/>
                              <w:marBottom w:val="0"/>
                              <w:divBdr>
                                <w:top w:val="none" w:sz="0" w:space="0" w:color="auto"/>
                                <w:left w:val="none" w:sz="0" w:space="0" w:color="auto"/>
                                <w:bottom w:val="none" w:sz="0" w:space="0" w:color="auto"/>
                                <w:right w:val="none" w:sz="0" w:space="0" w:color="auto"/>
                              </w:divBdr>
                              <w:divsChild>
                                <w:div w:id="52136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618170">
      <w:bodyDiv w:val="1"/>
      <w:marLeft w:val="0"/>
      <w:marRight w:val="0"/>
      <w:marTop w:val="0"/>
      <w:marBottom w:val="0"/>
      <w:divBdr>
        <w:top w:val="none" w:sz="0" w:space="0" w:color="auto"/>
        <w:left w:val="none" w:sz="0" w:space="0" w:color="auto"/>
        <w:bottom w:val="none" w:sz="0" w:space="0" w:color="auto"/>
        <w:right w:val="none" w:sz="0" w:space="0" w:color="auto"/>
      </w:divBdr>
      <w:divsChild>
        <w:div w:id="1783380547">
          <w:marLeft w:val="0"/>
          <w:marRight w:val="0"/>
          <w:marTop w:val="0"/>
          <w:marBottom w:val="0"/>
          <w:divBdr>
            <w:top w:val="none" w:sz="0" w:space="0" w:color="auto"/>
            <w:left w:val="none" w:sz="0" w:space="0" w:color="auto"/>
            <w:bottom w:val="none" w:sz="0" w:space="0" w:color="auto"/>
            <w:right w:val="none" w:sz="0" w:space="0" w:color="auto"/>
          </w:divBdr>
          <w:divsChild>
            <w:div w:id="1035616613">
              <w:marLeft w:val="0"/>
              <w:marRight w:val="0"/>
              <w:marTop w:val="0"/>
              <w:marBottom w:val="0"/>
              <w:divBdr>
                <w:top w:val="none" w:sz="0" w:space="0" w:color="auto"/>
                <w:left w:val="none" w:sz="0" w:space="0" w:color="auto"/>
                <w:bottom w:val="none" w:sz="0" w:space="0" w:color="auto"/>
                <w:right w:val="none" w:sz="0" w:space="0" w:color="auto"/>
              </w:divBdr>
              <w:divsChild>
                <w:div w:id="2111194515">
                  <w:marLeft w:val="0"/>
                  <w:marRight w:val="0"/>
                  <w:marTop w:val="0"/>
                  <w:marBottom w:val="0"/>
                  <w:divBdr>
                    <w:top w:val="none" w:sz="0" w:space="0" w:color="auto"/>
                    <w:left w:val="none" w:sz="0" w:space="0" w:color="auto"/>
                    <w:bottom w:val="none" w:sz="0" w:space="0" w:color="auto"/>
                    <w:right w:val="none" w:sz="0" w:space="0" w:color="auto"/>
                  </w:divBdr>
                  <w:divsChild>
                    <w:div w:id="1034648631">
                      <w:marLeft w:val="0"/>
                      <w:marRight w:val="0"/>
                      <w:marTop w:val="0"/>
                      <w:marBottom w:val="0"/>
                      <w:divBdr>
                        <w:top w:val="none" w:sz="0" w:space="0" w:color="auto"/>
                        <w:left w:val="none" w:sz="0" w:space="0" w:color="auto"/>
                        <w:bottom w:val="none" w:sz="0" w:space="0" w:color="auto"/>
                        <w:right w:val="none" w:sz="0" w:space="0" w:color="auto"/>
                      </w:divBdr>
                      <w:divsChild>
                        <w:div w:id="904070693">
                          <w:marLeft w:val="0"/>
                          <w:marRight w:val="0"/>
                          <w:marTop w:val="0"/>
                          <w:marBottom w:val="0"/>
                          <w:divBdr>
                            <w:top w:val="none" w:sz="0" w:space="0" w:color="auto"/>
                            <w:left w:val="none" w:sz="0" w:space="0" w:color="auto"/>
                            <w:bottom w:val="none" w:sz="0" w:space="0" w:color="auto"/>
                            <w:right w:val="none" w:sz="0" w:space="0" w:color="auto"/>
                          </w:divBdr>
                          <w:divsChild>
                            <w:div w:id="1926457186">
                              <w:marLeft w:val="0"/>
                              <w:marRight w:val="0"/>
                              <w:marTop w:val="0"/>
                              <w:marBottom w:val="0"/>
                              <w:divBdr>
                                <w:top w:val="none" w:sz="0" w:space="0" w:color="auto"/>
                                <w:left w:val="none" w:sz="0" w:space="0" w:color="auto"/>
                                <w:bottom w:val="none" w:sz="0" w:space="0" w:color="auto"/>
                                <w:right w:val="none" w:sz="0" w:space="0" w:color="auto"/>
                              </w:divBdr>
                            </w:div>
                            <w:div w:id="2051178480">
                              <w:marLeft w:val="0"/>
                              <w:marRight w:val="0"/>
                              <w:marTop w:val="0"/>
                              <w:marBottom w:val="0"/>
                              <w:divBdr>
                                <w:top w:val="none" w:sz="0" w:space="0" w:color="auto"/>
                                <w:left w:val="none" w:sz="0" w:space="0" w:color="auto"/>
                                <w:bottom w:val="none" w:sz="0" w:space="0" w:color="auto"/>
                                <w:right w:val="none" w:sz="0" w:space="0" w:color="auto"/>
                              </w:divBdr>
                              <w:divsChild>
                                <w:div w:id="122579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078378">
      <w:bodyDiv w:val="1"/>
      <w:marLeft w:val="0"/>
      <w:marRight w:val="0"/>
      <w:marTop w:val="0"/>
      <w:marBottom w:val="0"/>
      <w:divBdr>
        <w:top w:val="none" w:sz="0" w:space="0" w:color="auto"/>
        <w:left w:val="none" w:sz="0" w:space="0" w:color="auto"/>
        <w:bottom w:val="none" w:sz="0" w:space="0" w:color="auto"/>
        <w:right w:val="none" w:sz="0" w:space="0" w:color="auto"/>
      </w:divBdr>
      <w:divsChild>
        <w:div w:id="1419205974">
          <w:marLeft w:val="0"/>
          <w:marRight w:val="0"/>
          <w:marTop w:val="0"/>
          <w:marBottom w:val="0"/>
          <w:divBdr>
            <w:top w:val="none" w:sz="0" w:space="0" w:color="auto"/>
            <w:left w:val="none" w:sz="0" w:space="0" w:color="auto"/>
            <w:bottom w:val="none" w:sz="0" w:space="0" w:color="auto"/>
            <w:right w:val="none" w:sz="0" w:space="0" w:color="auto"/>
          </w:divBdr>
          <w:divsChild>
            <w:div w:id="1663121134">
              <w:marLeft w:val="0"/>
              <w:marRight w:val="0"/>
              <w:marTop w:val="0"/>
              <w:marBottom w:val="0"/>
              <w:divBdr>
                <w:top w:val="none" w:sz="0" w:space="0" w:color="auto"/>
                <w:left w:val="none" w:sz="0" w:space="0" w:color="auto"/>
                <w:bottom w:val="none" w:sz="0" w:space="0" w:color="auto"/>
                <w:right w:val="none" w:sz="0" w:space="0" w:color="auto"/>
              </w:divBdr>
              <w:divsChild>
                <w:div w:id="93791180">
                  <w:marLeft w:val="0"/>
                  <w:marRight w:val="0"/>
                  <w:marTop w:val="0"/>
                  <w:marBottom w:val="0"/>
                  <w:divBdr>
                    <w:top w:val="none" w:sz="0" w:space="0" w:color="auto"/>
                    <w:left w:val="none" w:sz="0" w:space="0" w:color="auto"/>
                    <w:bottom w:val="none" w:sz="0" w:space="0" w:color="auto"/>
                    <w:right w:val="none" w:sz="0" w:space="0" w:color="auto"/>
                  </w:divBdr>
                  <w:divsChild>
                    <w:div w:id="694162850">
                      <w:marLeft w:val="0"/>
                      <w:marRight w:val="0"/>
                      <w:marTop w:val="0"/>
                      <w:marBottom w:val="0"/>
                      <w:divBdr>
                        <w:top w:val="none" w:sz="0" w:space="0" w:color="auto"/>
                        <w:left w:val="none" w:sz="0" w:space="0" w:color="auto"/>
                        <w:bottom w:val="none" w:sz="0" w:space="0" w:color="auto"/>
                        <w:right w:val="none" w:sz="0" w:space="0" w:color="auto"/>
                      </w:divBdr>
                      <w:divsChild>
                        <w:div w:id="1221750419">
                          <w:marLeft w:val="0"/>
                          <w:marRight w:val="0"/>
                          <w:marTop w:val="0"/>
                          <w:marBottom w:val="0"/>
                          <w:divBdr>
                            <w:top w:val="none" w:sz="0" w:space="0" w:color="auto"/>
                            <w:left w:val="none" w:sz="0" w:space="0" w:color="auto"/>
                            <w:bottom w:val="none" w:sz="0" w:space="0" w:color="auto"/>
                            <w:right w:val="none" w:sz="0" w:space="0" w:color="auto"/>
                          </w:divBdr>
                          <w:divsChild>
                            <w:div w:id="318852945">
                              <w:marLeft w:val="0"/>
                              <w:marRight w:val="0"/>
                              <w:marTop w:val="0"/>
                              <w:marBottom w:val="0"/>
                              <w:divBdr>
                                <w:top w:val="none" w:sz="0" w:space="0" w:color="auto"/>
                                <w:left w:val="none" w:sz="0" w:space="0" w:color="auto"/>
                                <w:bottom w:val="none" w:sz="0" w:space="0" w:color="auto"/>
                                <w:right w:val="none" w:sz="0" w:space="0" w:color="auto"/>
                              </w:divBdr>
                            </w:div>
                            <w:div w:id="2116827365">
                              <w:marLeft w:val="0"/>
                              <w:marRight w:val="0"/>
                              <w:marTop w:val="0"/>
                              <w:marBottom w:val="0"/>
                              <w:divBdr>
                                <w:top w:val="none" w:sz="0" w:space="0" w:color="auto"/>
                                <w:left w:val="none" w:sz="0" w:space="0" w:color="auto"/>
                                <w:bottom w:val="none" w:sz="0" w:space="0" w:color="auto"/>
                                <w:right w:val="none" w:sz="0" w:space="0" w:color="auto"/>
                              </w:divBdr>
                              <w:divsChild>
                                <w:div w:id="194422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890866">
      <w:bodyDiv w:val="1"/>
      <w:marLeft w:val="0"/>
      <w:marRight w:val="0"/>
      <w:marTop w:val="0"/>
      <w:marBottom w:val="0"/>
      <w:divBdr>
        <w:top w:val="none" w:sz="0" w:space="0" w:color="auto"/>
        <w:left w:val="none" w:sz="0" w:space="0" w:color="auto"/>
        <w:bottom w:val="none" w:sz="0" w:space="0" w:color="auto"/>
        <w:right w:val="none" w:sz="0" w:space="0" w:color="auto"/>
      </w:divBdr>
      <w:divsChild>
        <w:div w:id="214465336">
          <w:marLeft w:val="0"/>
          <w:marRight w:val="0"/>
          <w:marTop w:val="0"/>
          <w:marBottom w:val="0"/>
          <w:divBdr>
            <w:top w:val="none" w:sz="0" w:space="0" w:color="auto"/>
            <w:left w:val="none" w:sz="0" w:space="0" w:color="auto"/>
            <w:bottom w:val="none" w:sz="0" w:space="0" w:color="auto"/>
            <w:right w:val="none" w:sz="0" w:space="0" w:color="auto"/>
          </w:divBdr>
          <w:divsChild>
            <w:div w:id="1591693318">
              <w:marLeft w:val="0"/>
              <w:marRight w:val="0"/>
              <w:marTop w:val="0"/>
              <w:marBottom w:val="0"/>
              <w:divBdr>
                <w:top w:val="none" w:sz="0" w:space="0" w:color="auto"/>
                <w:left w:val="none" w:sz="0" w:space="0" w:color="auto"/>
                <w:bottom w:val="none" w:sz="0" w:space="0" w:color="auto"/>
                <w:right w:val="none" w:sz="0" w:space="0" w:color="auto"/>
              </w:divBdr>
              <w:divsChild>
                <w:div w:id="10327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06405">
      <w:bodyDiv w:val="1"/>
      <w:marLeft w:val="0"/>
      <w:marRight w:val="0"/>
      <w:marTop w:val="0"/>
      <w:marBottom w:val="0"/>
      <w:divBdr>
        <w:top w:val="none" w:sz="0" w:space="0" w:color="auto"/>
        <w:left w:val="none" w:sz="0" w:space="0" w:color="auto"/>
        <w:bottom w:val="none" w:sz="0" w:space="0" w:color="auto"/>
        <w:right w:val="none" w:sz="0" w:space="0" w:color="auto"/>
      </w:divBdr>
      <w:divsChild>
        <w:div w:id="1870223191">
          <w:marLeft w:val="0"/>
          <w:marRight w:val="0"/>
          <w:marTop w:val="0"/>
          <w:marBottom w:val="0"/>
          <w:divBdr>
            <w:top w:val="none" w:sz="0" w:space="0" w:color="auto"/>
            <w:left w:val="none" w:sz="0" w:space="0" w:color="auto"/>
            <w:bottom w:val="none" w:sz="0" w:space="0" w:color="auto"/>
            <w:right w:val="none" w:sz="0" w:space="0" w:color="auto"/>
          </w:divBdr>
          <w:divsChild>
            <w:div w:id="479426835">
              <w:marLeft w:val="0"/>
              <w:marRight w:val="0"/>
              <w:marTop w:val="0"/>
              <w:marBottom w:val="0"/>
              <w:divBdr>
                <w:top w:val="none" w:sz="0" w:space="0" w:color="auto"/>
                <w:left w:val="none" w:sz="0" w:space="0" w:color="auto"/>
                <w:bottom w:val="none" w:sz="0" w:space="0" w:color="auto"/>
                <w:right w:val="none" w:sz="0" w:space="0" w:color="auto"/>
              </w:divBdr>
              <w:divsChild>
                <w:div w:id="1227494896">
                  <w:marLeft w:val="0"/>
                  <w:marRight w:val="0"/>
                  <w:marTop w:val="0"/>
                  <w:marBottom w:val="0"/>
                  <w:divBdr>
                    <w:top w:val="none" w:sz="0" w:space="0" w:color="auto"/>
                    <w:left w:val="none" w:sz="0" w:space="0" w:color="auto"/>
                    <w:bottom w:val="none" w:sz="0" w:space="0" w:color="auto"/>
                    <w:right w:val="none" w:sz="0" w:space="0" w:color="auto"/>
                  </w:divBdr>
                  <w:divsChild>
                    <w:div w:id="41485778">
                      <w:marLeft w:val="0"/>
                      <w:marRight w:val="0"/>
                      <w:marTop w:val="0"/>
                      <w:marBottom w:val="0"/>
                      <w:divBdr>
                        <w:top w:val="none" w:sz="0" w:space="0" w:color="auto"/>
                        <w:left w:val="none" w:sz="0" w:space="0" w:color="auto"/>
                        <w:bottom w:val="none" w:sz="0" w:space="0" w:color="auto"/>
                        <w:right w:val="none" w:sz="0" w:space="0" w:color="auto"/>
                      </w:divBdr>
                      <w:divsChild>
                        <w:div w:id="1723941976">
                          <w:marLeft w:val="0"/>
                          <w:marRight w:val="0"/>
                          <w:marTop w:val="0"/>
                          <w:marBottom w:val="0"/>
                          <w:divBdr>
                            <w:top w:val="none" w:sz="0" w:space="0" w:color="auto"/>
                            <w:left w:val="none" w:sz="0" w:space="0" w:color="auto"/>
                            <w:bottom w:val="none" w:sz="0" w:space="0" w:color="auto"/>
                            <w:right w:val="none" w:sz="0" w:space="0" w:color="auto"/>
                          </w:divBdr>
                          <w:divsChild>
                            <w:div w:id="298614742">
                              <w:marLeft w:val="0"/>
                              <w:marRight w:val="0"/>
                              <w:marTop w:val="0"/>
                              <w:marBottom w:val="0"/>
                              <w:divBdr>
                                <w:top w:val="none" w:sz="0" w:space="0" w:color="auto"/>
                                <w:left w:val="none" w:sz="0" w:space="0" w:color="auto"/>
                                <w:bottom w:val="none" w:sz="0" w:space="0" w:color="auto"/>
                                <w:right w:val="none" w:sz="0" w:space="0" w:color="auto"/>
                              </w:divBdr>
                              <w:divsChild>
                                <w:div w:id="30493408">
                                  <w:marLeft w:val="0"/>
                                  <w:marRight w:val="0"/>
                                  <w:marTop w:val="0"/>
                                  <w:marBottom w:val="0"/>
                                  <w:divBdr>
                                    <w:top w:val="none" w:sz="0" w:space="0" w:color="auto"/>
                                    <w:left w:val="none" w:sz="0" w:space="0" w:color="auto"/>
                                    <w:bottom w:val="none" w:sz="0" w:space="0" w:color="auto"/>
                                    <w:right w:val="none" w:sz="0" w:space="0" w:color="auto"/>
                                  </w:divBdr>
                                  <w:divsChild>
                                    <w:div w:id="6667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9681">
          <w:marLeft w:val="0"/>
          <w:marRight w:val="0"/>
          <w:marTop w:val="0"/>
          <w:marBottom w:val="0"/>
          <w:divBdr>
            <w:top w:val="none" w:sz="0" w:space="0" w:color="auto"/>
            <w:left w:val="none" w:sz="0" w:space="0" w:color="auto"/>
            <w:bottom w:val="none" w:sz="0" w:space="0" w:color="auto"/>
            <w:right w:val="none" w:sz="0" w:space="0" w:color="auto"/>
          </w:divBdr>
          <w:divsChild>
            <w:div w:id="309679824">
              <w:marLeft w:val="0"/>
              <w:marRight w:val="0"/>
              <w:marTop w:val="0"/>
              <w:marBottom w:val="0"/>
              <w:divBdr>
                <w:top w:val="none" w:sz="0" w:space="0" w:color="auto"/>
                <w:left w:val="none" w:sz="0" w:space="0" w:color="auto"/>
                <w:bottom w:val="none" w:sz="0" w:space="0" w:color="auto"/>
                <w:right w:val="none" w:sz="0" w:space="0" w:color="auto"/>
              </w:divBdr>
              <w:divsChild>
                <w:div w:id="1393043816">
                  <w:marLeft w:val="0"/>
                  <w:marRight w:val="0"/>
                  <w:marTop w:val="0"/>
                  <w:marBottom w:val="0"/>
                  <w:divBdr>
                    <w:top w:val="none" w:sz="0" w:space="0" w:color="auto"/>
                    <w:left w:val="none" w:sz="0" w:space="0" w:color="auto"/>
                    <w:bottom w:val="none" w:sz="0" w:space="0" w:color="auto"/>
                    <w:right w:val="none" w:sz="0" w:space="0" w:color="auto"/>
                  </w:divBdr>
                  <w:divsChild>
                    <w:div w:id="1549995988">
                      <w:marLeft w:val="0"/>
                      <w:marRight w:val="0"/>
                      <w:marTop w:val="0"/>
                      <w:marBottom w:val="0"/>
                      <w:divBdr>
                        <w:top w:val="none" w:sz="0" w:space="0" w:color="auto"/>
                        <w:left w:val="none" w:sz="0" w:space="0" w:color="auto"/>
                        <w:bottom w:val="none" w:sz="0" w:space="0" w:color="auto"/>
                        <w:right w:val="none" w:sz="0" w:space="0" w:color="auto"/>
                      </w:divBdr>
                      <w:divsChild>
                        <w:div w:id="19745312">
                          <w:marLeft w:val="0"/>
                          <w:marRight w:val="0"/>
                          <w:marTop w:val="0"/>
                          <w:marBottom w:val="0"/>
                          <w:divBdr>
                            <w:top w:val="none" w:sz="0" w:space="0" w:color="auto"/>
                            <w:left w:val="none" w:sz="0" w:space="0" w:color="auto"/>
                            <w:bottom w:val="none" w:sz="0" w:space="0" w:color="auto"/>
                            <w:right w:val="none" w:sz="0" w:space="0" w:color="auto"/>
                          </w:divBdr>
                          <w:divsChild>
                            <w:div w:id="1554200039">
                              <w:marLeft w:val="0"/>
                              <w:marRight w:val="0"/>
                              <w:marTop w:val="0"/>
                              <w:marBottom w:val="0"/>
                              <w:divBdr>
                                <w:top w:val="none" w:sz="0" w:space="0" w:color="auto"/>
                                <w:left w:val="none" w:sz="0" w:space="0" w:color="auto"/>
                                <w:bottom w:val="none" w:sz="0" w:space="0" w:color="auto"/>
                                <w:right w:val="none" w:sz="0" w:space="0" w:color="auto"/>
                              </w:divBdr>
                              <w:divsChild>
                                <w:div w:id="2078165843">
                                  <w:marLeft w:val="0"/>
                                  <w:marRight w:val="0"/>
                                  <w:marTop w:val="0"/>
                                  <w:marBottom w:val="0"/>
                                  <w:divBdr>
                                    <w:top w:val="none" w:sz="0" w:space="0" w:color="auto"/>
                                    <w:left w:val="none" w:sz="0" w:space="0" w:color="auto"/>
                                    <w:bottom w:val="none" w:sz="0" w:space="0" w:color="auto"/>
                                    <w:right w:val="none" w:sz="0" w:space="0" w:color="auto"/>
                                  </w:divBdr>
                                  <w:divsChild>
                                    <w:div w:id="8862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9730769">
      <w:bodyDiv w:val="1"/>
      <w:marLeft w:val="0"/>
      <w:marRight w:val="0"/>
      <w:marTop w:val="0"/>
      <w:marBottom w:val="0"/>
      <w:divBdr>
        <w:top w:val="none" w:sz="0" w:space="0" w:color="auto"/>
        <w:left w:val="none" w:sz="0" w:space="0" w:color="auto"/>
        <w:bottom w:val="none" w:sz="0" w:space="0" w:color="auto"/>
        <w:right w:val="none" w:sz="0" w:space="0" w:color="auto"/>
      </w:divBdr>
      <w:divsChild>
        <w:div w:id="1748264895">
          <w:marLeft w:val="0"/>
          <w:marRight w:val="0"/>
          <w:marTop w:val="0"/>
          <w:marBottom w:val="0"/>
          <w:divBdr>
            <w:top w:val="none" w:sz="0" w:space="0" w:color="auto"/>
            <w:left w:val="none" w:sz="0" w:space="0" w:color="auto"/>
            <w:bottom w:val="none" w:sz="0" w:space="0" w:color="auto"/>
            <w:right w:val="none" w:sz="0" w:space="0" w:color="auto"/>
          </w:divBdr>
          <w:divsChild>
            <w:div w:id="1775664690">
              <w:marLeft w:val="0"/>
              <w:marRight w:val="0"/>
              <w:marTop w:val="0"/>
              <w:marBottom w:val="0"/>
              <w:divBdr>
                <w:top w:val="none" w:sz="0" w:space="0" w:color="auto"/>
                <w:left w:val="none" w:sz="0" w:space="0" w:color="auto"/>
                <w:bottom w:val="none" w:sz="0" w:space="0" w:color="auto"/>
                <w:right w:val="none" w:sz="0" w:space="0" w:color="auto"/>
              </w:divBdr>
              <w:divsChild>
                <w:div w:id="245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12464">
          <w:marLeft w:val="0"/>
          <w:marRight w:val="0"/>
          <w:marTop w:val="0"/>
          <w:marBottom w:val="0"/>
          <w:divBdr>
            <w:top w:val="none" w:sz="0" w:space="0" w:color="auto"/>
            <w:left w:val="none" w:sz="0" w:space="0" w:color="auto"/>
            <w:bottom w:val="none" w:sz="0" w:space="0" w:color="auto"/>
            <w:right w:val="none" w:sz="0" w:space="0" w:color="auto"/>
          </w:divBdr>
          <w:divsChild>
            <w:div w:id="10286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41507">
      <w:bodyDiv w:val="1"/>
      <w:marLeft w:val="0"/>
      <w:marRight w:val="0"/>
      <w:marTop w:val="0"/>
      <w:marBottom w:val="0"/>
      <w:divBdr>
        <w:top w:val="none" w:sz="0" w:space="0" w:color="auto"/>
        <w:left w:val="none" w:sz="0" w:space="0" w:color="auto"/>
        <w:bottom w:val="none" w:sz="0" w:space="0" w:color="auto"/>
        <w:right w:val="none" w:sz="0" w:space="0" w:color="auto"/>
      </w:divBdr>
      <w:divsChild>
        <w:div w:id="1575359641">
          <w:marLeft w:val="0"/>
          <w:marRight w:val="0"/>
          <w:marTop w:val="0"/>
          <w:marBottom w:val="0"/>
          <w:divBdr>
            <w:top w:val="none" w:sz="0" w:space="0" w:color="auto"/>
            <w:left w:val="none" w:sz="0" w:space="0" w:color="auto"/>
            <w:bottom w:val="none" w:sz="0" w:space="0" w:color="auto"/>
            <w:right w:val="none" w:sz="0" w:space="0" w:color="auto"/>
          </w:divBdr>
          <w:divsChild>
            <w:div w:id="2031296687">
              <w:marLeft w:val="0"/>
              <w:marRight w:val="0"/>
              <w:marTop w:val="0"/>
              <w:marBottom w:val="0"/>
              <w:divBdr>
                <w:top w:val="none" w:sz="0" w:space="0" w:color="auto"/>
                <w:left w:val="none" w:sz="0" w:space="0" w:color="auto"/>
                <w:bottom w:val="none" w:sz="0" w:space="0" w:color="auto"/>
                <w:right w:val="none" w:sz="0" w:space="0" w:color="auto"/>
              </w:divBdr>
              <w:divsChild>
                <w:div w:id="764813944">
                  <w:marLeft w:val="0"/>
                  <w:marRight w:val="0"/>
                  <w:marTop w:val="0"/>
                  <w:marBottom w:val="0"/>
                  <w:divBdr>
                    <w:top w:val="none" w:sz="0" w:space="0" w:color="auto"/>
                    <w:left w:val="none" w:sz="0" w:space="0" w:color="auto"/>
                    <w:bottom w:val="none" w:sz="0" w:space="0" w:color="auto"/>
                    <w:right w:val="none" w:sz="0" w:space="0" w:color="auto"/>
                  </w:divBdr>
                  <w:divsChild>
                    <w:div w:id="1021054571">
                      <w:marLeft w:val="0"/>
                      <w:marRight w:val="0"/>
                      <w:marTop w:val="0"/>
                      <w:marBottom w:val="0"/>
                      <w:divBdr>
                        <w:top w:val="none" w:sz="0" w:space="0" w:color="auto"/>
                        <w:left w:val="none" w:sz="0" w:space="0" w:color="auto"/>
                        <w:bottom w:val="none" w:sz="0" w:space="0" w:color="auto"/>
                        <w:right w:val="none" w:sz="0" w:space="0" w:color="auto"/>
                      </w:divBdr>
                      <w:divsChild>
                        <w:div w:id="296297359">
                          <w:marLeft w:val="0"/>
                          <w:marRight w:val="0"/>
                          <w:marTop w:val="0"/>
                          <w:marBottom w:val="0"/>
                          <w:divBdr>
                            <w:top w:val="none" w:sz="0" w:space="0" w:color="auto"/>
                            <w:left w:val="none" w:sz="0" w:space="0" w:color="auto"/>
                            <w:bottom w:val="none" w:sz="0" w:space="0" w:color="auto"/>
                            <w:right w:val="none" w:sz="0" w:space="0" w:color="auto"/>
                          </w:divBdr>
                          <w:divsChild>
                            <w:div w:id="641467603">
                              <w:marLeft w:val="0"/>
                              <w:marRight w:val="0"/>
                              <w:marTop w:val="0"/>
                              <w:marBottom w:val="0"/>
                              <w:divBdr>
                                <w:top w:val="none" w:sz="0" w:space="0" w:color="auto"/>
                                <w:left w:val="none" w:sz="0" w:space="0" w:color="auto"/>
                                <w:bottom w:val="none" w:sz="0" w:space="0" w:color="auto"/>
                                <w:right w:val="none" w:sz="0" w:space="0" w:color="auto"/>
                              </w:divBdr>
                              <w:divsChild>
                                <w:div w:id="965424850">
                                  <w:marLeft w:val="0"/>
                                  <w:marRight w:val="0"/>
                                  <w:marTop w:val="0"/>
                                  <w:marBottom w:val="0"/>
                                  <w:divBdr>
                                    <w:top w:val="none" w:sz="0" w:space="0" w:color="auto"/>
                                    <w:left w:val="none" w:sz="0" w:space="0" w:color="auto"/>
                                    <w:bottom w:val="none" w:sz="0" w:space="0" w:color="auto"/>
                                    <w:right w:val="none" w:sz="0" w:space="0" w:color="auto"/>
                                  </w:divBdr>
                                  <w:divsChild>
                                    <w:div w:id="2733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149136">
          <w:marLeft w:val="0"/>
          <w:marRight w:val="0"/>
          <w:marTop w:val="0"/>
          <w:marBottom w:val="0"/>
          <w:divBdr>
            <w:top w:val="none" w:sz="0" w:space="0" w:color="auto"/>
            <w:left w:val="none" w:sz="0" w:space="0" w:color="auto"/>
            <w:bottom w:val="none" w:sz="0" w:space="0" w:color="auto"/>
            <w:right w:val="none" w:sz="0" w:space="0" w:color="auto"/>
          </w:divBdr>
          <w:divsChild>
            <w:div w:id="444690797">
              <w:marLeft w:val="0"/>
              <w:marRight w:val="0"/>
              <w:marTop w:val="0"/>
              <w:marBottom w:val="0"/>
              <w:divBdr>
                <w:top w:val="none" w:sz="0" w:space="0" w:color="auto"/>
                <w:left w:val="none" w:sz="0" w:space="0" w:color="auto"/>
                <w:bottom w:val="none" w:sz="0" w:space="0" w:color="auto"/>
                <w:right w:val="none" w:sz="0" w:space="0" w:color="auto"/>
              </w:divBdr>
              <w:divsChild>
                <w:div w:id="1115639507">
                  <w:marLeft w:val="0"/>
                  <w:marRight w:val="0"/>
                  <w:marTop w:val="0"/>
                  <w:marBottom w:val="0"/>
                  <w:divBdr>
                    <w:top w:val="none" w:sz="0" w:space="0" w:color="auto"/>
                    <w:left w:val="none" w:sz="0" w:space="0" w:color="auto"/>
                    <w:bottom w:val="none" w:sz="0" w:space="0" w:color="auto"/>
                    <w:right w:val="none" w:sz="0" w:space="0" w:color="auto"/>
                  </w:divBdr>
                  <w:divsChild>
                    <w:div w:id="787510305">
                      <w:marLeft w:val="0"/>
                      <w:marRight w:val="0"/>
                      <w:marTop w:val="0"/>
                      <w:marBottom w:val="0"/>
                      <w:divBdr>
                        <w:top w:val="none" w:sz="0" w:space="0" w:color="auto"/>
                        <w:left w:val="none" w:sz="0" w:space="0" w:color="auto"/>
                        <w:bottom w:val="none" w:sz="0" w:space="0" w:color="auto"/>
                        <w:right w:val="none" w:sz="0" w:space="0" w:color="auto"/>
                      </w:divBdr>
                      <w:divsChild>
                        <w:div w:id="404302699">
                          <w:marLeft w:val="0"/>
                          <w:marRight w:val="0"/>
                          <w:marTop w:val="0"/>
                          <w:marBottom w:val="0"/>
                          <w:divBdr>
                            <w:top w:val="none" w:sz="0" w:space="0" w:color="auto"/>
                            <w:left w:val="none" w:sz="0" w:space="0" w:color="auto"/>
                            <w:bottom w:val="none" w:sz="0" w:space="0" w:color="auto"/>
                            <w:right w:val="none" w:sz="0" w:space="0" w:color="auto"/>
                          </w:divBdr>
                          <w:divsChild>
                            <w:div w:id="665286802">
                              <w:marLeft w:val="0"/>
                              <w:marRight w:val="0"/>
                              <w:marTop w:val="0"/>
                              <w:marBottom w:val="0"/>
                              <w:divBdr>
                                <w:top w:val="none" w:sz="0" w:space="0" w:color="auto"/>
                                <w:left w:val="none" w:sz="0" w:space="0" w:color="auto"/>
                                <w:bottom w:val="none" w:sz="0" w:space="0" w:color="auto"/>
                                <w:right w:val="none" w:sz="0" w:space="0" w:color="auto"/>
                              </w:divBdr>
                              <w:divsChild>
                                <w:div w:id="703823004">
                                  <w:marLeft w:val="0"/>
                                  <w:marRight w:val="0"/>
                                  <w:marTop w:val="0"/>
                                  <w:marBottom w:val="0"/>
                                  <w:divBdr>
                                    <w:top w:val="none" w:sz="0" w:space="0" w:color="auto"/>
                                    <w:left w:val="none" w:sz="0" w:space="0" w:color="auto"/>
                                    <w:bottom w:val="none" w:sz="0" w:space="0" w:color="auto"/>
                                    <w:right w:val="none" w:sz="0" w:space="0" w:color="auto"/>
                                  </w:divBdr>
                                  <w:divsChild>
                                    <w:div w:id="89280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370827">
      <w:bodyDiv w:val="1"/>
      <w:marLeft w:val="0"/>
      <w:marRight w:val="0"/>
      <w:marTop w:val="0"/>
      <w:marBottom w:val="0"/>
      <w:divBdr>
        <w:top w:val="none" w:sz="0" w:space="0" w:color="auto"/>
        <w:left w:val="none" w:sz="0" w:space="0" w:color="auto"/>
        <w:bottom w:val="none" w:sz="0" w:space="0" w:color="auto"/>
        <w:right w:val="none" w:sz="0" w:space="0" w:color="auto"/>
      </w:divBdr>
      <w:divsChild>
        <w:div w:id="274752731">
          <w:marLeft w:val="0"/>
          <w:marRight w:val="0"/>
          <w:marTop w:val="0"/>
          <w:marBottom w:val="0"/>
          <w:divBdr>
            <w:top w:val="none" w:sz="0" w:space="0" w:color="auto"/>
            <w:left w:val="none" w:sz="0" w:space="0" w:color="auto"/>
            <w:bottom w:val="none" w:sz="0" w:space="0" w:color="auto"/>
            <w:right w:val="none" w:sz="0" w:space="0" w:color="auto"/>
          </w:divBdr>
          <w:divsChild>
            <w:div w:id="1111516321">
              <w:marLeft w:val="0"/>
              <w:marRight w:val="0"/>
              <w:marTop w:val="0"/>
              <w:marBottom w:val="0"/>
              <w:divBdr>
                <w:top w:val="none" w:sz="0" w:space="0" w:color="auto"/>
                <w:left w:val="none" w:sz="0" w:space="0" w:color="auto"/>
                <w:bottom w:val="none" w:sz="0" w:space="0" w:color="auto"/>
                <w:right w:val="none" w:sz="0" w:space="0" w:color="auto"/>
              </w:divBdr>
              <w:divsChild>
                <w:div w:id="185002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030165">
      <w:bodyDiv w:val="1"/>
      <w:marLeft w:val="0"/>
      <w:marRight w:val="0"/>
      <w:marTop w:val="0"/>
      <w:marBottom w:val="0"/>
      <w:divBdr>
        <w:top w:val="none" w:sz="0" w:space="0" w:color="auto"/>
        <w:left w:val="none" w:sz="0" w:space="0" w:color="auto"/>
        <w:bottom w:val="none" w:sz="0" w:space="0" w:color="auto"/>
        <w:right w:val="none" w:sz="0" w:space="0" w:color="auto"/>
      </w:divBdr>
      <w:divsChild>
        <w:div w:id="1271006784">
          <w:marLeft w:val="0"/>
          <w:marRight w:val="0"/>
          <w:marTop w:val="0"/>
          <w:marBottom w:val="0"/>
          <w:divBdr>
            <w:top w:val="none" w:sz="0" w:space="0" w:color="auto"/>
            <w:left w:val="none" w:sz="0" w:space="0" w:color="auto"/>
            <w:bottom w:val="none" w:sz="0" w:space="0" w:color="auto"/>
            <w:right w:val="none" w:sz="0" w:space="0" w:color="auto"/>
          </w:divBdr>
          <w:divsChild>
            <w:div w:id="598635136">
              <w:marLeft w:val="0"/>
              <w:marRight w:val="0"/>
              <w:marTop w:val="0"/>
              <w:marBottom w:val="0"/>
              <w:divBdr>
                <w:top w:val="none" w:sz="0" w:space="0" w:color="auto"/>
                <w:left w:val="none" w:sz="0" w:space="0" w:color="auto"/>
                <w:bottom w:val="none" w:sz="0" w:space="0" w:color="auto"/>
                <w:right w:val="none" w:sz="0" w:space="0" w:color="auto"/>
              </w:divBdr>
              <w:divsChild>
                <w:div w:id="1729036619">
                  <w:marLeft w:val="0"/>
                  <w:marRight w:val="0"/>
                  <w:marTop w:val="0"/>
                  <w:marBottom w:val="0"/>
                  <w:divBdr>
                    <w:top w:val="none" w:sz="0" w:space="0" w:color="auto"/>
                    <w:left w:val="none" w:sz="0" w:space="0" w:color="auto"/>
                    <w:bottom w:val="none" w:sz="0" w:space="0" w:color="auto"/>
                    <w:right w:val="none" w:sz="0" w:space="0" w:color="auto"/>
                  </w:divBdr>
                  <w:divsChild>
                    <w:div w:id="1783381166">
                      <w:marLeft w:val="0"/>
                      <w:marRight w:val="0"/>
                      <w:marTop w:val="0"/>
                      <w:marBottom w:val="0"/>
                      <w:divBdr>
                        <w:top w:val="none" w:sz="0" w:space="0" w:color="auto"/>
                        <w:left w:val="none" w:sz="0" w:space="0" w:color="auto"/>
                        <w:bottom w:val="none" w:sz="0" w:space="0" w:color="auto"/>
                        <w:right w:val="none" w:sz="0" w:space="0" w:color="auto"/>
                      </w:divBdr>
                      <w:divsChild>
                        <w:div w:id="207883141">
                          <w:marLeft w:val="0"/>
                          <w:marRight w:val="0"/>
                          <w:marTop w:val="0"/>
                          <w:marBottom w:val="0"/>
                          <w:divBdr>
                            <w:top w:val="none" w:sz="0" w:space="0" w:color="auto"/>
                            <w:left w:val="none" w:sz="0" w:space="0" w:color="auto"/>
                            <w:bottom w:val="none" w:sz="0" w:space="0" w:color="auto"/>
                            <w:right w:val="none" w:sz="0" w:space="0" w:color="auto"/>
                          </w:divBdr>
                          <w:divsChild>
                            <w:div w:id="1255557966">
                              <w:marLeft w:val="0"/>
                              <w:marRight w:val="0"/>
                              <w:marTop w:val="0"/>
                              <w:marBottom w:val="0"/>
                              <w:divBdr>
                                <w:top w:val="none" w:sz="0" w:space="0" w:color="auto"/>
                                <w:left w:val="none" w:sz="0" w:space="0" w:color="auto"/>
                                <w:bottom w:val="none" w:sz="0" w:space="0" w:color="auto"/>
                                <w:right w:val="none" w:sz="0" w:space="0" w:color="auto"/>
                              </w:divBdr>
                              <w:divsChild>
                                <w:div w:id="59732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932362">
          <w:marLeft w:val="0"/>
          <w:marRight w:val="0"/>
          <w:marTop w:val="0"/>
          <w:marBottom w:val="0"/>
          <w:divBdr>
            <w:top w:val="none" w:sz="0" w:space="0" w:color="auto"/>
            <w:left w:val="none" w:sz="0" w:space="0" w:color="auto"/>
            <w:bottom w:val="none" w:sz="0" w:space="0" w:color="auto"/>
            <w:right w:val="none" w:sz="0" w:space="0" w:color="auto"/>
          </w:divBdr>
          <w:divsChild>
            <w:div w:id="1913157778">
              <w:marLeft w:val="0"/>
              <w:marRight w:val="0"/>
              <w:marTop w:val="0"/>
              <w:marBottom w:val="0"/>
              <w:divBdr>
                <w:top w:val="none" w:sz="0" w:space="0" w:color="auto"/>
                <w:left w:val="none" w:sz="0" w:space="0" w:color="auto"/>
                <w:bottom w:val="none" w:sz="0" w:space="0" w:color="auto"/>
                <w:right w:val="none" w:sz="0" w:space="0" w:color="auto"/>
              </w:divBdr>
              <w:divsChild>
                <w:div w:id="6564510">
                  <w:marLeft w:val="0"/>
                  <w:marRight w:val="0"/>
                  <w:marTop w:val="0"/>
                  <w:marBottom w:val="0"/>
                  <w:divBdr>
                    <w:top w:val="none" w:sz="0" w:space="0" w:color="auto"/>
                    <w:left w:val="none" w:sz="0" w:space="0" w:color="auto"/>
                    <w:bottom w:val="none" w:sz="0" w:space="0" w:color="auto"/>
                    <w:right w:val="none" w:sz="0" w:space="0" w:color="auto"/>
                  </w:divBdr>
                  <w:divsChild>
                    <w:div w:id="1100293343">
                      <w:marLeft w:val="0"/>
                      <w:marRight w:val="0"/>
                      <w:marTop w:val="0"/>
                      <w:marBottom w:val="0"/>
                      <w:divBdr>
                        <w:top w:val="none" w:sz="0" w:space="0" w:color="auto"/>
                        <w:left w:val="none" w:sz="0" w:space="0" w:color="auto"/>
                        <w:bottom w:val="none" w:sz="0" w:space="0" w:color="auto"/>
                        <w:right w:val="none" w:sz="0" w:space="0" w:color="auto"/>
                      </w:divBdr>
                      <w:divsChild>
                        <w:div w:id="1563298084">
                          <w:marLeft w:val="0"/>
                          <w:marRight w:val="0"/>
                          <w:marTop w:val="0"/>
                          <w:marBottom w:val="0"/>
                          <w:divBdr>
                            <w:top w:val="none" w:sz="0" w:space="0" w:color="auto"/>
                            <w:left w:val="none" w:sz="0" w:space="0" w:color="auto"/>
                            <w:bottom w:val="none" w:sz="0" w:space="0" w:color="auto"/>
                            <w:right w:val="none" w:sz="0" w:space="0" w:color="auto"/>
                          </w:divBdr>
                          <w:divsChild>
                            <w:div w:id="1470051784">
                              <w:marLeft w:val="0"/>
                              <w:marRight w:val="0"/>
                              <w:marTop w:val="0"/>
                              <w:marBottom w:val="0"/>
                              <w:divBdr>
                                <w:top w:val="none" w:sz="0" w:space="0" w:color="auto"/>
                                <w:left w:val="none" w:sz="0" w:space="0" w:color="auto"/>
                                <w:bottom w:val="none" w:sz="0" w:space="0" w:color="auto"/>
                                <w:right w:val="none" w:sz="0" w:space="0" w:color="auto"/>
                              </w:divBdr>
                              <w:divsChild>
                                <w:div w:id="155145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4337">
          <w:marLeft w:val="0"/>
          <w:marRight w:val="0"/>
          <w:marTop w:val="0"/>
          <w:marBottom w:val="0"/>
          <w:divBdr>
            <w:top w:val="none" w:sz="0" w:space="0" w:color="auto"/>
            <w:left w:val="none" w:sz="0" w:space="0" w:color="auto"/>
            <w:bottom w:val="none" w:sz="0" w:space="0" w:color="auto"/>
            <w:right w:val="none" w:sz="0" w:space="0" w:color="auto"/>
          </w:divBdr>
          <w:divsChild>
            <w:div w:id="1075394033">
              <w:marLeft w:val="0"/>
              <w:marRight w:val="0"/>
              <w:marTop w:val="0"/>
              <w:marBottom w:val="0"/>
              <w:divBdr>
                <w:top w:val="none" w:sz="0" w:space="0" w:color="auto"/>
                <w:left w:val="none" w:sz="0" w:space="0" w:color="auto"/>
                <w:bottom w:val="none" w:sz="0" w:space="0" w:color="auto"/>
                <w:right w:val="none" w:sz="0" w:space="0" w:color="auto"/>
              </w:divBdr>
              <w:divsChild>
                <w:div w:id="1570842481">
                  <w:marLeft w:val="0"/>
                  <w:marRight w:val="0"/>
                  <w:marTop w:val="0"/>
                  <w:marBottom w:val="0"/>
                  <w:divBdr>
                    <w:top w:val="none" w:sz="0" w:space="0" w:color="auto"/>
                    <w:left w:val="none" w:sz="0" w:space="0" w:color="auto"/>
                    <w:bottom w:val="none" w:sz="0" w:space="0" w:color="auto"/>
                    <w:right w:val="none" w:sz="0" w:space="0" w:color="auto"/>
                  </w:divBdr>
                  <w:divsChild>
                    <w:div w:id="289480842">
                      <w:marLeft w:val="0"/>
                      <w:marRight w:val="0"/>
                      <w:marTop w:val="0"/>
                      <w:marBottom w:val="0"/>
                      <w:divBdr>
                        <w:top w:val="none" w:sz="0" w:space="0" w:color="auto"/>
                        <w:left w:val="none" w:sz="0" w:space="0" w:color="auto"/>
                        <w:bottom w:val="none" w:sz="0" w:space="0" w:color="auto"/>
                        <w:right w:val="none" w:sz="0" w:space="0" w:color="auto"/>
                      </w:divBdr>
                      <w:divsChild>
                        <w:div w:id="1262492237">
                          <w:marLeft w:val="0"/>
                          <w:marRight w:val="0"/>
                          <w:marTop w:val="0"/>
                          <w:marBottom w:val="0"/>
                          <w:divBdr>
                            <w:top w:val="none" w:sz="0" w:space="0" w:color="auto"/>
                            <w:left w:val="none" w:sz="0" w:space="0" w:color="auto"/>
                            <w:bottom w:val="none" w:sz="0" w:space="0" w:color="auto"/>
                            <w:right w:val="none" w:sz="0" w:space="0" w:color="auto"/>
                          </w:divBdr>
                          <w:divsChild>
                            <w:div w:id="1696155304">
                              <w:marLeft w:val="0"/>
                              <w:marRight w:val="0"/>
                              <w:marTop w:val="0"/>
                              <w:marBottom w:val="0"/>
                              <w:divBdr>
                                <w:top w:val="none" w:sz="0" w:space="0" w:color="auto"/>
                                <w:left w:val="none" w:sz="0" w:space="0" w:color="auto"/>
                                <w:bottom w:val="none" w:sz="0" w:space="0" w:color="auto"/>
                                <w:right w:val="none" w:sz="0" w:space="0" w:color="auto"/>
                              </w:divBdr>
                              <w:divsChild>
                                <w:div w:id="183155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536605">
      <w:bodyDiv w:val="1"/>
      <w:marLeft w:val="0"/>
      <w:marRight w:val="0"/>
      <w:marTop w:val="0"/>
      <w:marBottom w:val="0"/>
      <w:divBdr>
        <w:top w:val="none" w:sz="0" w:space="0" w:color="auto"/>
        <w:left w:val="none" w:sz="0" w:space="0" w:color="auto"/>
        <w:bottom w:val="none" w:sz="0" w:space="0" w:color="auto"/>
        <w:right w:val="none" w:sz="0" w:space="0" w:color="auto"/>
      </w:divBdr>
      <w:divsChild>
        <w:div w:id="667371103">
          <w:marLeft w:val="0"/>
          <w:marRight w:val="0"/>
          <w:marTop w:val="0"/>
          <w:marBottom w:val="0"/>
          <w:divBdr>
            <w:top w:val="none" w:sz="0" w:space="0" w:color="auto"/>
            <w:left w:val="none" w:sz="0" w:space="0" w:color="auto"/>
            <w:bottom w:val="none" w:sz="0" w:space="0" w:color="auto"/>
            <w:right w:val="none" w:sz="0" w:space="0" w:color="auto"/>
          </w:divBdr>
          <w:divsChild>
            <w:div w:id="194663731">
              <w:marLeft w:val="0"/>
              <w:marRight w:val="0"/>
              <w:marTop w:val="0"/>
              <w:marBottom w:val="0"/>
              <w:divBdr>
                <w:top w:val="none" w:sz="0" w:space="0" w:color="auto"/>
                <w:left w:val="none" w:sz="0" w:space="0" w:color="auto"/>
                <w:bottom w:val="none" w:sz="0" w:space="0" w:color="auto"/>
                <w:right w:val="none" w:sz="0" w:space="0" w:color="auto"/>
              </w:divBdr>
              <w:divsChild>
                <w:div w:id="188763085">
                  <w:marLeft w:val="0"/>
                  <w:marRight w:val="0"/>
                  <w:marTop w:val="0"/>
                  <w:marBottom w:val="0"/>
                  <w:divBdr>
                    <w:top w:val="none" w:sz="0" w:space="0" w:color="auto"/>
                    <w:left w:val="none" w:sz="0" w:space="0" w:color="auto"/>
                    <w:bottom w:val="none" w:sz="0" w:space="0" w:color="auto"/>
                    <w:right w:val="none" w:sz="0" w:space="0" w:color="auto"/>
                  </w:divBdr>
                  <w:divsChild>
                    <w:div w:id="871916261">
                      <w:marLeft w:val="0"/>
                      <w:marRight w:val="0"/>
                      <w:marTop w:val="0"/>
                      <w:marBottom w:val="0"/>
                      <w:divBdr>
                        <w:top w:val="none" w:sz="0" w:space="0" w:color="auto"/>
                        <w:left w:val="none" w:sz="0" w:space="0" w:color="auto"/>
                        <w:bottom w:val="none" w:sz="0" w:space="0" w:color="auto"/>
                        <w:right w:val="none" w:sz="0" w:space="0" w:color="auto"/>
                      </w:divBdr>
                      <w:divsChild>
                        <w:div w:id="713653298">
                          <w:marLeft w:val="0"/>
                          <w:marRight w:val="0"/>
                          <w:marTop w:val="0"/>
                          <w:marBottom w:val="0"/>
                          <w:divBdr>
                            <w:top w:val="none" w:sz="0" w:space="0" w:color="auto"/>
                            <w:left w:val="none" w:sz="0" w:space="0" w:color="auto"/>
                            <w:bottom w:val="none" w:sz="0" w:space="0" w:color="auto"/>
                            <w:right w:val="none" w:sz="0" w:space="0" w:color="auto"/>
                          </w:divBdr>
                          <w:divsChild>
                            <w:div w:id="1258169359">
                              <w:marLeft w:val="0"/>
                              <w:marRight w:val="0"/>
                              <w:marTop w:val="0"/>
                              <w:marBottom w:val="0"/>
                              <w:divBdr>
                                <w:top w:val="none" w:sz="0" w:space="0" w:color="auto"/>
                                <w:left w:val="none" w:sz="0" w:space="0" w:color="auto"/>
                                <w:bottom w:val="none" w:sz="0" w:space="0" w:color="auto"/>
                                <w:right w:val="none" w:sz="0" w:space="0" w:color="auto"/>
                              </w:divBdr>
                            </w:div>
                            <w:div w:id="1844541289">
                              <w:marLeft w:val="0"/>
                              <w:marRight w:val="0"/>
                              <w:marTop w:val="0"/>
                              <w:marBottom w:val="0"/>
                              <w:divBdr>
                                <w:top w:val="none" w:sz="0" w:space="0" w:color="auto"/>
                                <w:left w:val="none" w:sz="0" w:space="0" w:color="auto"/>
                                <w:bottom w:val="none" w:sz="0" w:space="0" w:color="auto"/>
                                <w:right w:val="none" w:sz="0" w:space="0" w:color="auto"/>
                              </w:divBdr>
                              <w:divsChild>
                                <w:div w:id="16050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629622">
      <w:bodyDiv w:val="1"/>
      <w:marLeft w:val="0"/>
      <w:marRight w:val="0"/>
      <w:marTop w:val="0"/>
      <w:marBottom w:val="0"/>
      <w:divBdr>
        <w:top w:val="none" w:sz="0" w:space="0" w:color="auto"/>
        <w:left w:val="none" w:sz="0" w:space="0" w:color="auto"/>
        <w:bottom w:val="none" w:sz="0" w:space="0" w:color="auto"/>
        <w:right w:val="none" w:sz="0" w:space="0" w:color="auto"/>
      </w:divBdr>
      <w:divsChild>
        <w:div w:id="1752387835">
          <w:marLeft w:val="0"/>
          <w:marRight w:val="0"/>
          <w:marTop w:val="0"/>
          <w:marBottom w:val="0"/>
          <w:divBdr>
            <w:top w:val="none" w:sz="0" w:space="0" w:color="auto"/>
            <w:left w:val="none" w:sz="0" w:space="0" w:color="auto"/>
            <w:bottom w:val="none" w:sz="0" w:space="0" w:color="auto"/>
            <w:right w:val="none" w:sz="0" w:space="0" w:color="auto"/>
          </w:divBdr>
          <w:divsChild>
            <w:div w:id="386494391">
              <w:marLeft w:val="0"/>
              <w:marRight w:val="0"/>
              <w:marTop w:val="0"/>
              <w:marBottom w:val="0"/>
              <w:divBdr>
                <w:top w:val="none" w:sz="0" w:space="0" w:color="auto"/>
                <w:left w:val="none" w:sz="0" w:space="0" w:color="auto"/>
                <w:bottom w:val="none" w:sz="0" w:space="0" w:color="auto"/>
                <w:right w:val="none" w:sz="0" w:space="0" w:color="auto"/>
              </w:divBdr>
              <w:divsChild>
                <w:div w:id="780564923">
                  <w:marLeft w:val="0"/>
                  <w:marRight w:val="0"/>
                  <w:marTop w:val="0"/>
                  <w:marBottom w:val="0"/>
                  <w:divBdr>
                    <w:top w:val="none" w:sz="0" w:space="0" w:color="auto"/>
                    <w:left w:val="none" w:sz="0" w:space="0" w:color="auto"/>
                    <w:bottom w:val="none" w:sz="0" w:space="0" w:color="auto"/>
                    <w:right w:val="none" w:sz="0" w:space="0" w:color="auto"/>
                  </w:divBdr>
                  <w:divsChild>
                    <w:div w:id="1041245011">
                      <w:marLeft w:val="0"/>
                      <w:marRight w:val="0"/>
                      <w:marTop w:val="0"/>
                      <w:marBottom w:val="0"/>
                      <w:divBdr>
                        <w:top w:val="none" w:sz="0" w:space="0" w:color="auto"/>
                        <w:left w:val="none" w:sz="0" w:space="0" w:color="auto"/>
                        <w:bottom w:val="none" w:sz="0" w:space="0" w:color="auto"/>
                        <w:right w:val="none" w:sz="0" w:space="0" w:color="auto"/>
                      </w:divBdr>
                      <w:divsChild>
                        <w:div w:id="1455948685">
                          <w:marLeft w:val="0"/>
                          <w:marRight w:val="0"/>
                          <w:marTop w:val="0"/>
                          <w:marBottom w:val="0"/>
                          <w:divBdr>
                            <w:top w:val="none" w:sz="0" w:space="0" w:color="auto"/>
                            <w:left w:val="none" w:sz="0" w:space="0" w:color="auto"/>
                            <w:bottom w:val="none" w:sz="0" w:space="0" w:color="auto"/>
                            <w:right w:val="none" w:sz="0" w:space="0" w:color="auto"/>
                          </w:divBdr>
                          <w:divsChild>
                            <w:div w:id="814833667">
                              <w:marLeft w:val="0"/>
                              <w:marRight w:val="0"/>
                              <w:marTop w:val="0"/>
                              <w:marBottom w:val="0"/>
                              <w:divBdr>
                                <w:top w:val="none" w:sz="0" w:space="0" w:color="auto"/>
                                <w:left w:val="none" w:sz="0" w:space="0" w:color="auto"/>
                                <w:bottom w:val="none" w:sz="0" w:space="0" w:color="auto"/>
                                <w:right w:val="none" w:sz="0" w:space="0" w:color="auto"/>
                              </w:divBdr>
                            </w:div>
                            <w:div w:id="316228428">
                              <w:marLeft w:val="0"/>
                              <w:marRight w:val="0"/>
                              <w:marTop w:val="0"/>
                              <w:marBottom w:val="0"/>
                              <w:divBdr>
                                <w:top w:val="none" w:sz="0" w:space="0" w:color="auto"/>
                                <w:left w:val="none" w:sz="0" w:space="0" w:color="auto"/>
                                <w:bottom w:val="none" w:sz="0" w:space="0" w:color="auto"/>
                                <w:right w:val="none" w:sz="0" w:space="0" w:color="auto"/>
                              </w:divBdr>
                              <w:divsChild>
                                <w:div w:id="124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971712">
      <w:bodyDiv w:val="1"/>
      <w:marLeft w:val="0"/>
      <w:marRight w:val="0"/>
      <w:marTop w:val="0"/>
      <w:marBottom w:val="0"/>
      <w:divBdr>
        <w:top w:val="none" w:sz="0" w:space="0" w:color="auto"/>
        <w:left w:val="none" w:sz="0" w:space="0" w:color="auto"/>
        <w:bottom w:val="none" w:sz="0" w:space="0" w:color="auto"/>
        <w:right w:val="none" w:sz="0" w:space="0" w:color="auto"/>
      </w:divBdr>
      <w:divsChild>
        <w:div w:id="1490369900">
          <w:marLeft w:val="0"/>
          <w:marRight w:val="0"/>
          <w:marTop w:val="0"/>
          <w:marBottom w:val="0"/>
          <w:divBdr>
            <w:top w:val="none" w:sz="0" w:space="0" w:color="auto"/>
            <w:left w:val="none" w:sz="0" w:space="0" w:color="auto"/>
            <w:bottom w:val="none" w:sz="0" w:space="0" w:color="auto"/>
            <w:right w:val="none" w:sz="0" w:space="0" w:color="auto"/>
          </w:divBdr>
          <w:divsChild>
            <w:div w:id="1324503815">
              <w:marLeft w:val="0"/>
              <w:marRight w:val="0"/>
              <w:marTop w:val="0"/>
              <w:marBottom w:val="0"/>
              <w:divBdr>
                <w:top w:val="none" w:sz="0" w:space="0" w:color="auto"/>
                <w:left w:val="none" w:sz="0" w:space="0" w:color="auto"/>
                <w:bottom w:val="none" w:sz="0" w:space="0" w:color="auto"/>
                <w:right w:val="none" w:sz="0" w:space="0" w:color="auto"/>
              </w:divBdr>
              <w:divsChild>
                <w:div w:id="60375333">
                  <w:marLeft w:val="0"/>
                  <w:marRight w:val="0"/>
                  <w:marTop w:val="0"/>
                  <w:marBottom w:val="0"/>
                  <w:divBdr>
                    <w:top w:val="none" w:sz="0" w:space="0" w:color="auto"/>
                    <w:left w:val="none" w:sz="0" w:space="0" w:color="auto"/>
                    <w:bottom w:val="none" w:sz="0" w:space="0" w:color="auto"/>
                    <w:right w:val="none" w:sz="0" w:space="0" w:color="auto"/>
                  </w:divBdr>
                  <w:divsChild>
                    <w:div w:id="1477797725">
                      <w:marLeft w:val="0"/>
                      <w:marRight w:val="0"/>
                      <w:marTop w:val="0"/>
                      <w:marBottom w:val="0"/>
                      <w:divBdr>
                        <w:top w:val="none" w:sz="0" w:space="0" w:color="auto"/>
                        <w:left w:val="none" w:sz="0" w:space="0" w:color="auto"/>
                        <w:bottom w:val="none" w:sz="0" w:space="0" w:color="auto"/>
                        <w:right w:val="none" w:sz="0" w:space="0" w:color="auto"/>
                      </w:divBdr>
                      <w:divsChild>
                        <w:div w:id="518662276">
                          <w:marLeft w:val="0"/>
                          <w:marRight w:val="0"/>
                          <w:marTop w:val="0"/>
                          <w:marBottom w:val="0"/>
                          <w:divBdr>
                            <w:top w:val="none" w:sz="0" w:space="0" w:color="auto"/>
                            <w:left w:val="none" w:sz="0" w:space="0" w:color="auto"/>
                            <w:bottom w:val="none" w:sz="0" w:space="0" w:color="auto"/>
                            <w:right w:val="none" w:sz="0" w:space="0" w:color="auto"/>
                          </w:divBdr>
                          <w:divsChild>
                            <w:div w:id="1126388662">
                              <w:marLeft w:val="0"/>
                              <w:marRight w:val="0"/>
                              <w:marTop w:val="0"/>
                              <w:marBottom w:val="0"/>
                              <w:divBdr>
                                <w:top w:val="none" w:sz="0" w:space="0" w:color="auto"/>
                                <w:left w:val="none" w:sz="0" w:space="0" w:color="auto"/>
                                <w:bottom w:val="none" w:sz="0" w:space="0" w:color="auto"/>
                                <w:right w:val="none" w:sz="0" w:space="0" w:color="auto"/>
                              </w:divBdr>
                              <w:divsChild>
                                <w:div w:id="161744805">
                                  <w:marLeft w:val="0"/>
                                  <w:marRight w:val="0"/>
                                  <w:marTop w:val="0"/>
                                  <w:marBottom w:val="0"/>
                                  <w:divBdr>
                                    <w:top w:val="none" w:sz="0" w:space="0" w:color="auto"/>
                                    <w:left w:val="none" w:sz="0" w:space="0" w:color="auto"/>
                                    <w:bottom w:val="none" w:sz="0" w:space="0" w:color="auto"/>
                                    <w:right w:val="none" w:sz="0" w:space="0" w:color="auto"/>
                                  </w:divBdr>
                                  <w:divsChild>
                                    <w:div w:id="2055304581">
                                      <w:marLeft w:val="0"/>
                                      <w:marRight w:val="0"/>
                                      <w:marTop w:val="0"/>
                                      <w:marBottom w:val="0"/>
                                      <w:divBdr>
                                        <w:top w:val="none" w:sz="0" w:space="0" w:color="auto"/>
                                        <w:left w:val="none" w:sz="0" w:space="0" w:color="auto"/>
                                        <w:bottom w:val="none" w:sz="0" w:space="0" w:color="auto"/>
                                        <w:right w:val="none" w:sz="0" w:space="0" w:color="auto"/>
                                      </w:divBdr>
                                      <w:divsChild>
                                        <w:div w:id="138178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094603">
          <w:marLeft w:val="0"/>
          <w:marRight w:val="0"/>
          <w:marTop w:val="0"/>
          <w:marBottom w:val="0"/>
          <w:divBdr>
            <w:top w:val="none" w:sz="0" w:space="0" w:color="auto"/>
            <w:left w:val="none" w:sz="0" w:space="0" w:color="auto"/>
            <w:bottom w:val="none" w:sz="0" w:space="0" w:color="auto"/>
            <w:right w:val="none" w:sz="0" w:space="0" w:color="auto"/>
          </w:divBdr>
          <w:divsChild>
            <w:div w:id="2144616339">
              <w:marLeft w:val="0"/>
              <w:marRight w:val="0"/>
              <w:marTop w:val="0"/>
              <w:marBottom w:val="0"/>
              <w:divBdr>
                <w:top w:val="none" w:sz="0" w:space="0" w:color="auto"/>
                <w:left w:val="none" w:sz="0" w:space="0" w:color="auto"/>
                <w:bottom w:val="none" w:sz="0" w:space="0" w:color="auto"/>
                <w:right w:val="none" w:sz="0" w:space="0" w:color="auto"/>
              </w:divBdr>
              <w:divsChild>
                <w:div w:id="44255674">
                  <w:marLeft w:val="0"/>
                  <w:marRight w:val="0"/>
                  <w:marTop w:val="0"/>
                  <w:marBottom w:val="0"/>
                  <w:divBdr>
                    <w:top w:val="none" w:sz="0" w:space="0" w:color="auto"/>
                    <w:left w:val="none" w:sz="0" w:space="0" w:color="auto"/>
                    <w:bottom w:val="none" w:sz="0" w:space="0" w:color="auto"/>
                    <w:right w:val="none" w:sz="0" w:space="0" w:color="auto"/>
                  </w:divBdr>
                  <w:divsChild>
                    <w:div w:id="231430811">
                      <w:marLeft w:val="0"/>
                      <w:marRight w:val="0"/>
                      <w:marTop w:val="0"/>
                      <w:marBottom w:val="0"/>
                      <w:divBdr>
                        <w:top w:val="none" w:sz="0" w:space="0" w:color="auto"/>
                        <w:left w:val="none" w:sz="0" w:space="0" w:color="auto"/>
                        <w:bottom w:val="none" w:sz="0" w:space="0" w:color="auto"/>
                        <w:right w:val="none" w:sz="0" w:space="0" w:color="auto"/>
                      </w:divBdr>
                      <w:divsChild>
                        <w:div w:id="1646616129">
                          <w:marLeft w:val="0"/>
                          <w:marRight w:val="0"/>
                          <w:marTop w:val="0"/>
                          <w:marBottom w:val="0"/>
                          <w:divBdr>
                            <w:top w:val="none" w:sz="0" w:space="0" w:color="auto"/>
                            <w:left w:val="none" w:sz="0" w:space="0" w:color="auto"/>
                            <w:bottom w:val="none" w:sz="0" w:space="0" w:color="auto"/>
                            <w:right w:val="none" w:sz="0" w:space="0" w:color="auto"/>
                          </w:divBdr>
                          <w:divsChild>
                            <w:div w:id="1523472760">
                              <w:marLeft w:val="0"/>
                              <w:marRight w:val="0"/>
                              <w:marTop w:val="0"/>
                              <w:marBottom w:val="0"/>
                              <w:divBdr>
                                <w:top w:val="none" w:sz="0" w:space="0" w:color="auto"/>
                                <w:left w:val="none" w:sz="0" w:space="0" w:color="auto"/>
                                <w:bottom w:val="none" w:sz="0" w:space="0" w:color="auto"/>
                                <w:right w:val="none" w:sz="0" w:space="0" w:color="auto"/>
                              </w:divBdr>
                              <w:divsChild>
                                <w:div w:id="21401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733737">
          <w:marLeft w:val="0"/>
          <w:marRight w:val="0"/>
          <w:marTop w:val="0"/>
          <w:marBottom w:val="0"/>
          <w:divBdr>
            <w:top w:val="none" w:sz="0" w:space="0" w:color="auto"/>
            <w:left w:val="none" w:sz="0" w:space="0" w:color="auto"/>
            <w:bottom w:val="none" w:sz="0" w:space="0" w:color="auto"/>
            <w:right w:val="none" w:sz="0" w:space="0" w:color="auto"/>
          </w:divBdr>
          <w:divsChild>
            <w:div w:id="1303344107">
              <w:marLeft w:val="0"/>
              <w:marRight w:val="0"/>
              <w:marTop w:val="0"/>
              <w:marBottom w:val="0"/>
              <w:divBdr>
                <w:top w:val="none" w:sz="0" w:space="0" w:color="auto"/>
                <w:left w:val="none" w:sz="0" w:space="0" w:color="auto"/>
                <w:bottom w:val="none" w:sz="0" w:space="0" w:color="auto"/>
                <w:right w:val="none" w:sz="0" w:space="0" w:color="auto"/>
              </w:divBdr>
              <w:divsChild>
                <w:div w:id="1420829056">
                  <w:marLeft w:val="0"/>
                  <w:marRight w:val="0"/>
                  <w:marTop w:val="0"/>
                  <w:marBottom w:val="0"/>
                  <w:divBdr>
                    <w:top w:val="none" w:sz="0" w:space="0" w:color="auto"/>
                    <w:left w:val="none" w:sz="0" w:space="0" w:color="auto"/>
                    <w:bottom w:val="none" w:sz="0" w:space="0" w:color="auto"/>
                    <w:right w:val="none" w:sz="0" w:space="0" w:color="auto"/>
                  </w:divBdr>
                  <w:divsChild>
                    <w:div w:id="1170295165">
                      <w:marLeft w:val="0"/>
                      <w:marRight w:val="0"/>
                      <w:marTop w:val="0"/>
                      <w:marBottom w:val="0"/>
                      <w:divBdr>
                        <w:top w:val="none" w:sz="0" w:space="0" w:color="auto"/>
                        <w:left w:val="none" w:sz="0" w:space="0" w:color="auto"/>
                        <w:bottom w:val="none" w:sz="0" w:space="0" w:color="auto"/>
                        <w:right w:val="none" w:sz="0" w:space="0" w:color="auto"/>
                      </w:divBdr>
                      <w:divsChild>
                        <w:div w:id="1165826268">
                          <w:marLeft w:val="0"/>
                          <w:marRight w:val="0"/>
                          <w:marTop w:val="0"/>
                          <w:marBottom w:val="0"/>
                          <w:divBdr>
                            <w:top w:val="none" w:sz="0" w:space="0" w:color="auto"/>
                            <w:left w:val="none" w:sz="0" w:space="0" w:color="auto"/>
                            <w:bottom w:val="none" w:sz="0" w:space="0" w:color="auto"/>
                            <w:right w:val="none" w:sz="0" w:space="0" w:color="auto"/>
                          </w:divBdr>
                          <w:divsChild>
                            <w:div w:id="1949654975">
                              <w:marLeft w:val="0"/>
                              <w:marRight w:val="0"/>
                              <w:marTop w:val="0"/>
                              <w:marBottom w:val="0"/>
                              <w:divBdr>
                                <w:top w:val="none" w:sz="0" w:space="0" w:color="auto"/>
                                <w:left w:val="none" w:sz="0" w:space="0" w:color="auto"/>
                                <w:bottom w:val="none" w:sz="0" w:space="0" w:color="auto"/>
                                <w:right w:val="none" w:sz="0" w:space="0" w:color="auto"/>
                              </w:divBdr>
                              <w:divsChild>
                                <w:div w:id="1075971953">
                                  <w:marLeft w:val="0"/>
                                  <w:marRight w:val="0"/>
                                  <w:marTop w:val="0"/>
                                  <w:marBottom w:val="0"/>
                                  <w:divBdr>
                                    <w:top w:val="none" w:sz="0" w:space="0" w:color="auto"/>
                                    <w:left w:val="none" w:sz="0" w:space="0" w:color="auto"/>
                                    <w:bottom w:val="none" w:sz="0" w:space="0" w:color="auto"/>
                                    <w:right w:val="none" w:sz="0" w:space="0" w:color="auto"/>
                                  </w:divBdr>
                                  <w:divsChild>
                                    <w:div w:id="1469738203">
                                      <w:marLeft w:val="0"/>
                                      <w:marRight w:val="0"/>
                                      <w:marTop w:val="0"/>
                                      <w:marBottom w:val="0"/>
                                      <w:divBdr>
                                        <w:top w:val="none" w:sz="0" w:space="0" w:color="auto"/>
                                        <w:left w:val="none" w:sz="0" w:space="0" w:color="auto"/>
                                        <w:bottom w:val="none" w:sz="0" w:space="0" w:color="auto"/>
                                        <w:right w:val="none" w:sz="0" w:space="0" w:color="auto"/>
                                      </w:divBdr>
                                      <w:divsChild>
                                        <w:div w:id="381829467">
                                          <w:marLeft w:val="0"/>
                                          <w:marRight w:val="0"/>
                                          <w:marTop w:val="0"/>
                                          <w:marBottom w:val="0"/>
                                          <w:divBdr>
                                            <w:top w:val="none" w:sz="0" w:space="0" w:color="auto"/>
                                            <w:left w:val="none" w:sz="0" w:space="0" w:color="auto"/>
                                            <w:bottom w:val="none" w:sz="0" w:space="0" w:color="auto"/>
                                            <w:right w:val="none" w:sz="0" w:space="0" w:color="auto"/>
                                          </w:divBdr>
                                          <w:divsChild>
                                            <w:div w:id="914127911">
                                              <w:marLeft w:val="0"/>
                                              <w:marRight w:val="0"/>
                                              <w:marTop w:val="0"/>
                                              <w:marBottom w:val="0"/>
                                              <w:divBdr>
                                                <w:top w:val="none" w:sz="0" w:space="0" w:color="auto"/>
                                                <w:left w:val="none" w:sz="0" w:space="0" w:color="auto"/>
                                                <w:bottom w:val="none" w:sz="0" w:space="0" w:color="auto"/>
                                                <w:right w:val="none" w:sz="0" w:space="0" w:color="auto"/>
                                              </w:divBdr>
                                              <w:divsChild>
                                                <w:div w:id="21203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7896670">
      <w:bodyDiv w:val="1"/>
      <w:marLeft w:val="0"/>
      <w:marRight w:val="0"/>
      <w:marTop w:val="0"/>
      <w:marBottom w:val="0"/>
      <w:divBdr>
        <w:top w:val="none" w:sz="0" w:space="0" w:color="auto"/>
        <w:left w:val="none" w:sz="0" w:space="0" w:color="auto"/>
        <w:bottom w:val="none" w:sz="0" w:space="0" w:color="auto"/>
        <w:right w:val="none" w:sz="0" w:space="0" w:color="auto"/>
      </w:divBdr>
      <w:divsChild>
        <w:div w:id="702512062">
          <w:marLeft w:val="0"/>
          <w:marRight w:val="0"/>
          <w:marTop w:val="0"/>
          <w:marBottom w:val="0"/>
          <w:divBdr>
            <w:top w:val="none" w:sz="0" w:space="0" w:color="auto"/>
            <w:left w:val="none" w:sz="0" w:space="0" w:color="auto"/>
            <w:bottom w:val="none" w:sz="0" w:space="0" w:color="auto"/>
            <w:right w:val="none" w:sz="0" w:space="0" w:color="auto"/>
          </w:divBdr>
          <w:divsChild>
            <w:div w:id="1125584234">
              <w:marLeft w:val="0"/>
              <w:marRight w:val="0"/>
              <w:marTop w:val="0"/>
              <w:marBottom w:val="0"/>
              <w:divBdr>
                <w:top w:val="none" w:sz="0" w:space="0" w:color="auto"/>
                <w:left w:val="none" w:sz="0" w:space="0" w:color="auto"/>
                <w:bottom w:val="none" w:sz="0" w:space="0" w:color="auto"/>
                <w:right w:val="none" w:sz="0" w:space="0" w:color="auto"/>
              </w:divBdr>
              <w:divsChild>
                <w:div w:id="123668472">
                  <w:marLeft w:val="0"/>
                  <w:marRight w:val="0"/>
                  <w:marTop w:val="0"/>
                  <w:marBottom w:val="0"/>
                  <w:divBdr>
                    <w:top w:val="none" w:sz="0" w:space="0" w:color="auto"/>
                    <w:left w:val="none" w:sz="0" w:space="0" w:color="auto"/>
                    <w:bottom w:val="none" w:sz="0" w:space="0" w:color="auto"/>
                    <w:right w:val="none" w:sz="0" w:space="0" w:color="auto"/>
                  </w:divBdr>
                  <w:divsChild>
                    <w:div w:id="1810200678">
                      <w:marLeft w:val="0"/>
                      <w:marRight w:val="0"/>
                      <w:marTop w:val="0"/>
                      <w:marBottom w:val="0"/>
                      <w:divBdr>
                        <w:top w:val="none" w:sz="0" w:space="0" w:color="auto"/>
                        <w:left w:val="none" w:sz="0" w:space="0" w:color="auto"/>
                        <w:bottom w:val="none" w:sz="0" w:space="0" w:color="auto"/>
                        <w:right w:val="none" w:sz="0" w:space="0" w:color="auto"/>
                      </w:divBdr>
                      <w:divsChild>
                        <w:div w:id="71002292">
                          <w:marLeft w:val="0"/>
                          <w:marRight w:val="0"/>
                          <w:marTop w:val="0"/>
                          <w:marBottom w:val="0"/>
                          <w:divBdr>
                            <w:top w:val="none" w:sz="0" w:space="0" w:color="auto"/>
                            <w:left w:val="none" w:sz="0" w:space="0" w:color="auto"/>
                            <w:bottom w:val="none" w:sz="0" w:space="0" w:color="auto"/>
                            <w:right w:val="none" w:sz="0" w:space="0" w:color="auto"/>
                          </w:divBdr>
                          <w:divsChild>
                            <w:div w:id="1175072331">
                              <w:marLeft w:val="0"/>
                              <w:marRight w:val="0"/>
                              <w:marTop w:val="0"/>
                              <w:marBottom w:val="0"/>
                              <w:divBdr>
                                <w:top w:val="none" w:sz="0" w:space="0" w:color="auto"/>
                                <w:left w:val="none" w:sz="0" w:space="0" w:color="auto"/>
                                <w:bottom w:val="none" w:sz="0" w:space="0" w:color="auto"/>
                                <w:right w:val="none" w:sz="0" w:space="0" w:color="auto"/>
                              </w:divBdr>
                              <w:divsChild>
                                <w:div w:id="1739017673">
                                  <w:marLeft w:val="0"/>
                                  <w:marRight w:val="0"/>
                                  <w:marTop w:val="0"/>
                                  <w:marBottom w:val="0"/>
                                  <w:divBdr>
                                    <w:top w:val="none" w:sz="0" w:space="0" w:color="auto"/>
                                    <w:left w:val="none" w:sz="0" w:space="0" w:color="auto"/>
                                    <w:bottom w:val="none" w:sz="0" w:space="0" w:color="auto"/>
                                    <w:right w:val="none" w:sz="0" w:space="0" w:color="auto"/>
                                  </w:divBdr>
                                  <w:divsChild>
                                    <w:div w:id="9895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266217">
          <w:marLeft w:val="0"/>
          <w:marRight w:val="0"/>
          <w:marTop w:val="0"/>
          <w:marBottom w:val="0"/>
          <w:divBdr>
            <w:top w:val="none" w:sz="0" w:space="0" w:color="auto"/>
            <w:left w:val="none" w:sz="0" w:space="0" w:color="auto"/>
            <w:bottom w:val="none" w:sz="0" w:space="0" w:color="auto"/>
            <w:right w:val="none" w:sz="0" w:space="0" w:color="auto"/>
          </w:divBdr>
          <w:divsChild>
            <w:div w:id="222303334">
              <w:marLeft w:val="0"/>
              <w:marRight w:val="0"/>
              <w:marTop w:val="0"/>
              <w:marBottom w:val="0"/>
              <w:divBdr>
                <w:top w:val="none" w:sz="0" w:space="0" w:color="auto"/>
                <w:left w:val="none" w:sz="0" w:space="0" w:color="auto"/>
                <w:bottom w:val="none" w:sz="0" w:space="0" w:color="auto"/>
                <w:right w:val="none" w:sz="0" w:space="0" w:color="auto"/>
              </w:divBdr>
              <w:divsChild>
                <w:div w:id="540672547">
                  <w:marLeft w:val="0"/>
                  <w:marRight w:val="0"/>
                  <w:marTop w:val="0"/>
                  <w:marBottom w:val="0"/>
                  <w:divBdr>
                    <w:top w:val="none" w:sz="0" w:space="0" w:color="auto"/>
                    <w:left w:val="none" w:sz="0" w:space="0" w:color="auto"/>
                    <w:bottom w:val="none" w:sz="0" w:space="0" w:color="auto"/>
                    <w:right w:val="none" w:sz="0" w:space="0" w:color="auto"/>
                  </w:divBdr>
                  <w:divsChild>
                    <w:div w:id="1333265786">
                      <w:marLeft w:val="0"/>
                      <w:marRight w:val="0"/>
                      <w:marTop w:val="0"/>
                      <w:marBottom w:val="0"/>
                      <w:divBdr>
                        <w:top w:val="none" w:sz="0" w:space="0" w:color="auto"/>
                        <w:left w:val="none" w:sz="0" w:space="0" w:color="auto"/>
                        <w:bottom w:val="none" w:sz="0" w:space="0" w:color="auto"/>
                        <w:right w:val="none" w:sz="0" w:space="0" w:color="auto"/>
                      </w:divBdr>
                      <w:divsChild>
                        <w:div w:id="1940284879">
                          <w:marLeft w:val="0"/>
                          <w:marRight w:val="0"/>
                          <w:marTop w:val="0"/>
                          <w:marBottom w:val="0"/>
                          <w:divBdr>
                            <w:top w:val="none" w:sz="0" w:space="0" w:color="auto"/>
                            <w:left w:val="none" w:sz="0" w:space="0" w:color="auto"/>
                            <w:bottom w:val="none" w:sz="0" w:space="0" w:color="auto"/>
                            <w:right w:val="none" w:sz="0" w:space="0" w:color="auto"/>
                          </w:divBdr>
                          <w:divsChild>
                            <w:div w:id="758450116">
                              <w:marLeft w:val="0"/>
                              <w:marRight w:val="0"/>
                              <w:marTop w:val="0"/>
                              <w:marBottom w:val="0"/>
                              <w:divBdr>
                                <w:top w:val="none" w:sz="0" w:space="0" w:color="auto"/>
                                <w:left w:val="none" w:sz="0" w:space="0" w:color="auto"/>
                                <w:bottom w:val="none" w:sz="0" w:space="0" w:color="auto"/>
                                <w:right w:val="none" w:sz="0" w:space="0" w:color="auto"/>
                              </w:divBdr>
                              <w:divsChild>
                                <w:div w:id="1603029775">
                                  <w:marLeft w:val="0"/>
                                  <w:marRight w:val="0"/>
                                  <w:marTop w:val="0"/>
                                  <w:marBottom w:val="0"/>
                                  <w:divBdr>
                                    <w:top w:val="none" w:sz="0" w:space="0" w:color="auto"/>
                                    <w:left w:val="none" w:sz="0" w:space="0" w:color="auto"/>
                                    <w:bottom w:val="none" w:sz="0" w:space="0" w:color="auto"/>
                                    <w:right w:val="none" w:sz="0" w:space="0" w:color="auto"/>
                                  </w:divBdr>
                                  <w:divsChild>
                                    <w:div w:id="12992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143744">
      <w:bodyDiv w:val="1"/>
      <w:marLeft w:val="0"/>
      <w:marRight w:val="0"/>
      <w:marTop w:val="0"/>
      <w:marBottom w:val="0"/>
      <w:divBdr>
        <w:top w:val="none" w:sz="0" w:space="0" w:color="auto"/>
        <w:left w:val="none" w:sz="0" w:space="0" w:color="auto"/>
        <w:bottom w:val="none" w:sz="0" w:space="0" w:color="auto"/>
        <w:right w:val="none" w:sz="0" w:space="0" w:color="auto"/>
      </w:divBdr>
      <w:divsChild>
        <w:div w:id="640428756">
          <w:marLeft w:val="0"/>
          <w:marRight w:val="0"/>
          <w:marTop w:val="0"/>
          <w:marBottom w:val="0"/>
          <w:divBdr>
            <w:top w:val="none" w:sz="0" w:space="0" w:color="auto"/>
            <w:left w:val="none" w:sz="0" w:space="0" w:color="auto"/>
            <w:bottom w:val="none" w:sz="0" w:space="0" w:color="auto"/>
            <w:right w:val="none" w:sz="0" w:space="0" w:color="auto"/>
          </w:divBdr>
          <w:divsChild>
            <w:div w:id="1424301586">
              <w:marLeft w:val="0"/>
              <w:marRight w:val="0"/>
              <w:marTop w:val="0"/>
              <w:marBottom w:val="0"/>
              <w:divBdr>
                <w:top w:val="none" w:sz="0" w:space="0" w:color="auto"/>
                <w:left w:val="none" w:sz="0" w:space="0" w:color="auto"/>
                <w:bottom w:val="none" w:sz="0" w:space="0" w:color="auto"/>
                <w:right w:val="none" w:sz="0" w:space="0" w:color="auto"/>
              </w:divBdr>
              <w:divsChild>
                <w:div w:id="338167207">
                  <w:marLeft w:val="0"/>
                  <w:marRight w:val="0"/>
                  <w:marTop w:val="0"/>
                  <w:marBottom w:val="0"/>
                  <w:divBdr>
                    <w:top w:val="none" w:sz="0" w:space="0" w:color="auto"/>
                    <w:left w:val="none" w:sz="0" w:space="0" w:color="auto"/>
                    <w:bottom w:val="none" w:sz="0" w:space="0" w:color="auto"/>
                    <w:right w:val="none" w:sz="0" w:space="0" w:color="auto"/>
                  </w:divBdr>
                  <w:divsChild>
                    <w:div w:id="1493988297">
                      <w:marLeft w:val="0"/>
                      <w:marRight w:val="0"/>
                      <w:marTop w:val="0"/>
                      <w:marBottom w:val="0"/>
                      <w:divBdr>
                        <w:top w:val="none" w:sz="0" w:space="0" w:color="auto"/>
                        <w:left w:val="none" w:sz="0" w:space="0" w:color="auto"/>
                        <w:bottom w:val="none" w:sz="0" w:space="0" w:color="auto"/>
                        <w:right w:val="none" w:sz="0" w:space="0" w:color="auto"/>
                      </w:divBdr>
                      <w:divsChild>
                        <w:div w:id="1890418012">
                          <w:marLeft w:val="0"/>
                          <w:marRight w:val="0"/>
                          <w:marTop w:val="0"/>
                          <w:marBottom w:val="0"/>
                          <w:divBdr>
                            <w:top w:val="none" w:sz="0" w:space="0" w:color="auto"/>
                            <w:left w:val="none" w:sz="0" w:space="0" w:color="auto"/>
                            <w:bottom w:val="none" w:sz="0" w:space="0" w:color="auto"/>
                            <w:right w:val="none" w:sz="0" w:space="0" w:color="auto"/>
                          </w:divBdr>
                          <w:divsChild>
                            <w:div w:id="74743366">
                              <w:marLeft w:val="0"/>
                              <w:marRight w:val="0"/>
                              <w:marTop w:val="0"/>
                              <w:marBottom w:val="0"/>
                              <w:divBdr>
                                <w:top w:val="none" w:sz="0" w:space="0" w:color="auto"/>
                                <w:left w:val="none" w:sz="0" w:space="0" w:color="auto"/>
                                <w:bottom w:val="none" w:sz="0" w:space="0" w:color="auto"/>
                                <w:right w:val="none" w:sz="0" w:space="0" w:color="auto"/>
                              </w:divBdr>
                              <w:divsChild>
                                <w:div w:id="1527910942">
                                  <w:marLeft w:val="0"/>
                                  <w:marRight w:val="0"/>
                                  <w:marTop w:val="0"/>
                                  <w:marBottom w:val="0"/>
                                  <w:divBdr>
                                    <w:top w:val="none" w:sz="0" w:space="0" w:color="auto"/>
                                    <w:left w:val="none" w:sz="0" w:space="0" w:color="auto"/>
                                    <w:bottom w:val="none" w:sz="0" w:space="0" w:color="auto"/>
                                    <w:right w:val="none" w:sz="0" w:space="0" w:color="auto"/>
                                  </w:divBdr>
                                  <w:divsChild>
                                    <w:div w:id="196176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817396">
          <w:marLeft w:val="0"/>
          <w:marRight w:val="0"/>
          <w:marTop w:val="0"/>
          <w:marBottom w:val="0"/>
          <w:divBdr>
            <w:top w:val="none" w:sz="0" w:space="0" w:color="auto"/>
            <w:left w:val="none" w:sz="0" w:space="0" w:color="auto"/>
            <w:bottom w:val="none" w:sz="0" w:space="0" w:color="auto"/>
            <w:right w:val="none" w:sz="0" w:space="0" w:color="auto"/>
          </w:divBdr>
          <w:divsChild>
            <w:div w:id="669408796">
              <w:marLeft w:val="0"/>
              <w:marRight w:val="0"/>
              <w:marTop w:val="0"/>
              <w:marBottom w:val="0"/>
              <w:divBdr>
                <w:top w:val="none" w:sz="0" w:space="0" w:color="auto"/>
                <w:left w:val="none" w:sz="0" w:space="0" w:color="auto"/>
                <w:bottom w:val="none" w:sz="0" w:space="0" w:color="auto"/>
                <w:right w:val="none" w:sz="0" w:space="0" w:color="auto"/>
              </w:divBdr>
              <w:divsChild>
                <w:div w:id="550917841">
                  <w:marLeft w:val="0"/>
                  <w:marRight w:val="0"/>
                  <w:marTop w:val="0"/>
                  <w:marBottom w:val="0"/>
                  <w:divBdr>
                    <w:top w:val="none" w:sz="0" w:space="0" w:color="auto"/>
                    <w:left w:val="none" w:sz="0" w:space="0" w:color="auto"/>
                    <w:bottom w:val="none" w:sz="0" w:space="0" w:color="auto"/>
                    <w:right w:val="none" w:sz="0" w:space="0" w:color="auto"/>
                  </w:divBdr>
                  <w:divsChild>
                    <w:div w:id="1341422965">
                      <w:marLeft w:val="0"/>
                      <w:marRight w:val="0"/>
                      <w:marTop w:val="0"/>
                      <w:marBottom w:val="0"/>
                      <w:divBdr>
                        <w:top w:val="none" w:sz="0" w:space="0" w:color="auto"/>
                        <w:left w:val="none" w:sz="0" w:space="0" w:color="auto"/>
                        <w:bottom w:val="none" w:sz="0" w:space="0" w:color="auto"/>
                        <w:right w:val="none" w:sz="0" w:space="0" w:color="auto"/>
                      </w:divBdr>
                      <w:divsChild>
                        <w:div w:id="592015176">
                          <w:marLeft w:val="0"/>
                          <w:marRight w:val="0"/>
                          <w:marTop w:val="0"/>
                          <w:marBottom w:val="0"/>
                          <w:divBdr>
                            <w:top w:val="none" w:sz="0" w:space="0" w:color="auto"/>
                            <w:left w:val="none" w:sz="0" w:space="0" w:color="auto"/>
                            <w:bottom w:val="none" w:sz="0" w:space="0" w:color="auto"/>
                            <w:right w:val="none" w:sz="0" w:space="0" w:color="auto"/>
                          </w:divBdr>
                          <w:divsChild>
                            <w:div w:id="837958384">
                              <w:marLeft w:val="0"/>
                              <w:marRight w:val="0"/>
                              <w:marTop w:val="0"/>
                              <w:marBottom w:val="0"/>
                              <w:divBdr>
                                <w:top w:val="none" w:sz="0" w:space="0" w:color="auto"/>
                                <w:left w:val="none" w:sz="0" w:space="0" w:color="auto"/>
                                <w:bottom w:val="none" w:sz="0" w:space="0" w:color="auto"/>
                                <w:right w:val="none" w:sz="0" w:space="0" w:color="auto"/>
                              </w:divBdr>
                              <w:divsChild>
                                <w:div w:id="961232007">
                                  <w:marLeft w:val="0"/>
                                  <w:marRight w:val="0"/>
                                  <w:marTop w:val="0"/>
                                  <w:marBottom w:val="0"/>
                                  <w:divBdr>
                                    <w:top w:val="none" w:sz="0" w:space="0" w:color="auto"/>
                                    <w:left w:val="none" w:sz="0" w:space="0" w:color="auto"/>
                                    <w:bottom w:val="none" w:sz="0" w:space="0" w:color="auto"/>
                                    <w:right w:val="none" w:sz="0" w:space="0" w:color="auto"/>
                                  </w:divBdr>
                                  <w:divsChild>
                                    <w:div w:id="18640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998536">
      <w:bodyDiv w:val="1"/>
      <w:marLeft w:val="0"/>
      <w:marRight w:val="0"/>
      <w:marTop w:val="0"/>
      <w:marBottom w:val="0"/>
      <w:divBdr>
        <w:top w:val="none" w:sz="0" w:space="0" w:color="auto"/>
        <w:left w:val="none" w:sz="0" w:space="0" w:color="auto"/>
        <w:bottom w:val="none" w:sz="0" w:space="0" w:color="auto"/>
        <w:right w:val="none" w:sz="0" w:space="0" w:color="auto"/>
      </w:divBdr>
      <w:divsChild>
        <w:div w:id="1432117656">
          <w:marLeft w:val="0"/>
          <w:marRight w:val="0"/>
          <w:marTop w:val="0"/>
          <w:marBottom w:val="0"/>
          <w:divBdr>
            <w:top w:val="none" w:sz="0" w:space="0" w:color="auto"/>
            <w:left w:val="none" w:sz="0" w:space="0" w:color="auto"/>
            <w:bottom w:val="none" w:sz="0" w:space="0" w:color="auto"/>
            <w:right w:val="none" w:sz="0" w:space="0" w:color="auto"/>
          </w:divBdr>
          <w:divsChild>
            <w:div w:id="1842698915">
              <w:marLeft w:val="0"/>
              <w:marRight w:val="0"/>
              <w:marTop w:val="0"/>
              <w:marBottom w:val="0"/>
              <w:divBdr>
                <w:top w:val="none" w:sz="0" w:space="0" w:color="auto"/>
                <w:left w:val="none" w:sz="0" w:space="0" w:color="auto"/>
                <w:bottom w:val="none" w:sz="0" w:space="0" w:color="auto"/>
                <w:right w:val="none" w:sz="0" w:space="0" w:color="auto"/>
              </w:divBdr>
              <w:divsChild>
                <w:div w:id="31333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20398">
          <w:marLeft w:val="0"/>
          <w:marRight w:val="0"/>
          <w:marTop w:val="0"/>
          <w:marBottom w:val="0"/>
          <w:divBdr>
            <w:top w:val="none" w:sz="0" w:space="0" w:color="auto"/>
            <w:left w:val="none" w:sz="0" w:space="0" w:color="auto"/>
            <w:bottom w:val="none" w:sz="0" w:space="0" w:color="auto"/>
            <w:right w:val="none" w:sz="0" w:space="0" w:color="auto"/>
          </w:divBdr>
          <w:divsChild>
            <w:div w:id="9069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88257">
      <w:bodyDiv w:val="1"/>
      <w:marLeft w:val="0"/>
      <w:marRight w:val="0"/>
      <w:marTop w:val="0"/>
      <w:marBottom w:val="0"/>
      <w:divBdr>
        <w:top w:val="none" w:sz="0" w:space="0" w:color="auto"/>
        <w:left w:val="none" w:sz="0" w:space="0" w:color="auto"/>
        <w:bottom w:val="none" w:sz="0" w:space="0" w:color="auto"/>
        <w:right w:val="none" w:sz="0" w:space="0" w:color="auto"/>
      </w:divBdr>
      <w:divsChild>
        <w:div w:id="54593409">
          <w:marLeft w:val="0"/>
          <w:marRight w:val="0"/>
          <w:marTop w:val="0"/>
          <w:marBottom w:val="0"/>
          <w:divBdr>
            <w:top w:val="none" w:sz="0" w:space="0" w:color="auto"/>
            <w:left w:val="none" w:sz="0" w:space="0" w:color="auto"/>
            <w:bottom w:val="none" w:sz="0" w:space="0" w:color="auto"/>
            <w:right w:val="none" w:sz="0" w:space="0" w:color="auto"/>
          </w:divBdr>
          <w:divsChild>
            <w:div w:id="1267738777">
              <w:marLeft w:val="0"/>
              <w:marRight w:val="0"/>
              <w:marTop w:val="0"/>
              <w:marBottom w:val="0"/>
              <w:divBdr>
                <w:top w:val="none" w:sz="0" w:space="0" w:color="auto"/>
                <w:left w:val="none" w:sz="0" w:space="0" w:color="auto"/>
                <w:bottom w:val="none" w:sz="0" w:space="0" w:color="auto"/>
                <w:right w:val="none" w:sz="0" w:space="0" w:color="auto"/>
              </w:divBdr>
              <w:divsChild>
                <w:div w:id="126530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340853">
      <w:bodyDiv w:val="1"/>
      <w:marLeft w:val="0"/>
      <w:marRight w:val="0"/>
      <w:marTop w:val="0"/>
      <w:marBottom w:val="0"/>
      <w:divBdr>
        <w:top w:val="none" w:sz="0" w:space="0" w:color="auto"/>
        <w:left w:val="none" w:sz="0" w:space="0" w:color="auto"/>
        <w:bottom w:val="none" w:sz="0" w:space="0" w:color="auto"/>
        <w:right w:val="none" w:sz="0" w:space="0" w:color="auto"/>
      </w:divBdr>
      <w:divsChild>
        <w:div w:id="176236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828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241259">
          <w:blockQuote w:val="1"/>
          <w:marLeft w:val="720"/>
          <w:marRight w:val="720"/>
          <w:marTop w:val="100"/>
          <w:marBottom w:val="100"/>
          <w:divBdr>
            <w:top w:val="none" w:sz="0" w:space="0" w:color="auto"/>
            <w:left w:val="none" w:sz="0" w:space="0" w:color="auto"/>
            <w:bottom w:val="none" w:sz="0" w:space="0" w:color="auto"/>
            <w:right w:val="none" w:sz="0" w:space="0" w:color="auto"/>
          </w:divBdr>
        </w:div>
        <w:div w:id="962150098">
          <w:blockQuote w:val="1"/>
          <w:marLeft w:val="720"/>
          <w:marRight w:val="720"/>
          <w:marTop w:val="100"/>
          <w:marBottom w:val="100"/>
          <w:divBdr>
            <w:top w:val="none" w:sz="0" w:space="0" w:color="auto"/>
            <w:left w:val="none" w:sz="0" w:space="0" w:color="auto"/>
            <w:bottom w:val="none" w:sz="0" w:space="0" w:color="auto"/>
            <w:right w:val="none" w:sz="0" w:space="0" w:color="auto"/>
          </w:divBdr>
        </w:div>
        <w:div w:id="31152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759519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35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38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526419">
      <w:bodyDiv w:val="1"/>
      <w:marLeft w:val="0"/>
      <w:marRight w:val="0"/>
      <w:marTop w:val="0"/>
      <w:marBottom w:val="0"/>
      <w:divBdr>
        <w:top w:val="none" w:sz="0" w:space="0" w:color="auto"/>
        <w:left w:val="none" w:sz="0" w:space="0" w:color="auto"/>
        <w:bottom w:val="none" w:sz="0" w:space="0" w:color="auto"/>
        <w:right w:val="none" w:sz="0" w:space="0" w:color="auto"/>
      </w:divBdr>
      <w:divsChild>
        <w:div w:id="376590100">
          <w:marLeft w:val="0"/>
          <w:marRight w:val="0"/>
          <w:marTop w:val="0"/>
          <w:marBottom w:val="0"/>
          <w:divBdr>
            <w:top w:val="none" w:sz="0" w:space="0" w:color="auto"/>
            <w:left w:val="none" w:sz="0" w:space="0" w:color="auto"/>
            <w:bottom w:val="none" w:sz="0" w:space="0" w:color="auto"/>
            <w:right w:val="none" w:sz="0" w:space="0" w:color="auto"/>
          </w:divBdr>
          <w:divsChild>
            <w:div w:id="1754886903">
              <w:marLeft w:val="0"/>
              <w:marRight w:val="0"/>
              <w:marTop w:val="0"/>
              <w:marBottom w:val="0"/>
              <w:divBdr>
                <w:top w:val="none" w:sz="0" w:space="0" w:color="auto"/>
                <w:left w:val="none" w:sz="0" w:space="0" w:color="auto"/>
                <w:bottom w:val="none" w:sz="0" w:space="0" w:color="auto"/>
                <w:right w:val="none" w:sz="0" w:space="0" w:color="auto"/>
              </w:divBdr>
              <w:divsChild>
                <w:div w:id="1820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00074">
      <w:bodyDiv w:val="1"/>
      <w:marLeft w:val="0"/>
      <w:marRight w:val="0"/>
      <w:marTop w:val="0"/>
      <w:marBottom w:val="0"/>
      <w:divBdr>
        <w:top w:val="none" w:sz="0" w:space="0" w:color="auto"/>
        <w:left w:val="none" w:sz="0" w:space="0" w:color="auto"/>
        <w:bottom w:val="none" w:sz="0" w:space="0" w:color="auto"/>
        <w:right w:val="none" w:sz="0" w:space="0" w:color="auto"/>
      </w:divBdr>
      <w:divsChild>
        <w:div w:id="734664162">
          <w:marLeft w:val="0"/>
          <w:marRight w:val="0"/>
          <w:marTop w:val="0"/>
          <w:marBottom w:val="0"/>
          <w:divBdr>
            <w:top w:val="none" w:sz="0" w:space="0" w:color="auto"/>
            <w:left w:val="none" w:sz="0" w:space="0" w:color="auto"/>
            <w:bottom w:val="none" w:sz="0" w:space="0" w:color="auto"/>
            <w:right w:val="none" w:sz="0" w:space="0" w:color="auto"/>
          </w:divBdr>
          <w:divsChild>
            <w:div w:id="1191646017">
              <w:marLeft w:val="0"/>
              <w:marRight w:val="0"/>
              <w:marTop w:val="0"/>
              <w:marBottom w:val="0"/>
              <w:divBdr>
                <w:top w:val="none" w:sz="0" w:space="0" w:color="auto"/>
                <w:left w:val="none" w:sz="0" w:space="0" w:color="auto"/>
                <w:bottom w:val="none" w:sz="0" w:space="0" w:color="auto"/>
                <w:right w:val="none" w:sz="0" w:space="0" w:color="auto"/>
              </w:divBdr>
              <w:divsChild>
                <w:div w:id="2076198889">
                  <w:marLeft w:val="0"/>
                  <w:marRight w:val="0"/>
                  <w:marTop w:val="0"/>
                  <w:marBottom w:val="0"/>
                  <w:divBdr>
                    <w:top w:val="none" w:sz="0" w:space="0" w:color="auto"/>
                    <w:left w:val="none" w:sz="0" w:space="0" w:color="auto"/>
                    <w:bottom w:val="none" w:sz="0" w:space="0" w:color="auto"/>
                    <w:right w:val="none" w:sz="0" w:space="0" w:color="auto"/>
                  </w:divBdr>
                  <w:divsChild>
                    <w:div w:id="1762023510">
                      <w:marLeft w:val="0"/>
                      <w:marRight w:val="0"/>
                      <w:marTop w:val="0"/>
                      <w:marBottom w:val="0"/>
                      <w:divBdr>
                        <w:top w:val="none" w:sz="0" w:space="0" w:color="auto"/>
                        <w:left w:val="none" w:sz="0" w:space="0" w:color="auto"/>
                        <w:bottom w:val="none" w:sz="0" w:space="0" w:color="auto"/>
                        <w:right w:val="none" w:sz="0" w:space="0" w:color="auto"/>
                      </w:divBdr>
                      <w:divsChild>
                        <w:div w:id="36123464">
                          <w:marLeft w:val="0"/>
                          <w:marRight w:val="0"/>
                          <w:marTop w:val="0"/>
                          <w:marBottom w:val="0"/>
                          <w:divBdr>
                            <w:top w:val="none" w:sz="0" w:space="0" w:color="auto"/>
                            <w:left w:val="none" w:sz="0" w:space="0" w:color="auto"/>
                            <w:bottom w:val="none" w:sz="0" w:space="0" w:color="auto"/>
                            <w:right w:val="none" w:sz="0" w:space="0" w:color="auto"/>
                          </w:divBdr>
                          <w:divsChild>
                            <w:div w:id="1497767883">
                              <w:marLeft w:val="0"/>
                              <w:marRight w:val="0"/>
                              <w:marTop w:val="0"/>
                              <w:marBottom w:val="0"/>
                              <w:divBdr>
                                <w:top w:val="none" w:sz="0" w:space="0" w:color="auto"/>
                                <w:left w:val="none" w:sz="0" w:space="0" w:color="auto"/>
                                <w:bottom w:val="none" w:sz="0" w:space="0" w:color="auto"/>
                                <w:right w:val="none" w:sz="0" w:space="0" w:color="auto"/>
                              </w:divBdr>
                            </w:div>
                            <w:div w:id="288751809">
                              <w:marLeft w:val="0"/>
                              <w:marRight w:val="0"/>
                              <w:marTop w:val="0"/>
                              <w:marBottom w:val="0"/>
                              <w:divBdr>
                                <w:top w:val="none" w:sz="0" w:space="0" w:color="auto"/>
                                <w:left w:val="none" w:sz="0" w:space="0" w:color="auto"/>
                                <w:bottom w:val="none" w:sz="0" w:space="0" w:color="auto"/>
                                <w:right w:val="none" w:sz="0" w:space="0" w:color="auto"/>
                              </w:divBdr>
                              <w:divsChild>
                                <w:div w:id="8624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125756">
          <w:marLeft w:val="0"/>
          <w:marRight w:val="0"/>
          <w:marTop w:val="0"/>
          <w:marBottom w:val="0"/>
          <w:divBdr>
            <w:top w:val="none" w:sz="0" w:space="0" w:color="auto"/>
            <w:left w:val="none" w:sz="0" w:space="0" w:color="auto"/>
            <w:bottom w:val="none" w:sz="0" w:space="0" w:color="auto"/>
            <w:right w:val="none" w:sz="0" w:space="0" w:color="auto"/>
          </w:divBdr>
          <w:divsChild>
            <w:div w:id="66541757">
              <w:marLeft w:val="0"/>
              <w:marRight w:val="0"/>
              <w:marTop w:val="0"/>
              <w:marBottom w:val="0"/>
              <w:divBdr>
                <w:top w:val="none" w:sz="0" w:space="0" w:color="auto"/>
                <w:left w:val="none" w:sz="0" w:space="0" w:color="auto"/>
                <w:bottom w:val="none" w:sz="0" w:space="0" w:color="auto"/>
                <w:right w:val="none" w:sz="0" w:space="0" w:color="auto"/>
              </w:divBdr>
              <w:divsChild>
                <w:div w:id="1602421300">
                  <w:marLeft w:val="0"/>
                  <w:marRight w:val="0"/>
                  <w:marTop w:val="0"/>
                  <w:marBottom w:val="0"/>
                  <w:divBdr>
                    <w:top w:val="none" w:sz="0" w:space="0" w:color="auto"/>
                    <w:left w:val="none" w:sz="0" w:space="0" w:color="auto"/>
                    <w:bottom w:val="none" w:sz="0" w:space="0" w:color="auto"/>
                    <w:right w:val="none" w:sz="0" w:space="0" w:color="auto"/>
                  </w:divBdr>
                  <w:divsChild>
                    <w:div w:id="1546286868">
                      <w:marLeft w:val="0"/>
                      <w:marRight w:val="0"/>
                      <w:marTop w:val="0"/>
                      <w:marBottom w:val="0"/>
                      <w:divBdr>
                        <w:top w:val="none" w:sz="0" w:space="0" w:color="auto"/>
                        <w:left w:val="none" w:sz="0" w:space="0" w:color="auto"/>
                        <w:bottom w:val="none" w:sz="0" w:space="0" w:color="auto"/>
                        <w:right w:val="none" w:sz="0" w:space="0" w:color="auto"/>
                      </w:divBdr>
                      <w:divsChild>
                        <w:div w:id="2051412936">
                          <w:marLeft w:val="0"/>
                          <w:marRight w:val="0"/>
                          <w:marTop w:val="0"/>
                          <w:marBottom w:val="0"/>
                          <w:divBdr>
                            <w:top w:val="none" w:sz="0" w:space="0" w:color="auto"/>
                            <w:left w:val="none" w:sz="0" w:space="0" w:color="auto"/>
                            <w:bottom w:val="none" w:sz="0" w:space="0" w:color="auto"/>
                            <w:right w:val="none" w:sz="0" w:space="0" w:color="auto"/>
                          </w:divBdr>
                          <w:divsChild>
                            <w:div w:id="256641994">
                              <w:marLeft w:val="0"/>
                              <w:marRight w:val="0"/>
                              <w:marTop w:val="0"/>
                              <w:marBottom w:val="0"/>
                              <w:divBdr>
                                <w:top w:val="none" w:sz="0" w:space="0" w:color="auto"/>
                                <w:left w:val="none" w:sz="0" w:space="0" w:color="auto"/>
                                <w:bottom w:val="none" w:sz="0" w:space="0" w:color="auto"/>
                                <w:right w:val="none" w:sz="0" w:space="0" w:color="auto"/>
                              </w:divBdr>
                            </w:div>
                            <w:div w:id="773980350">
                              <w:marLeft w:val="0"/>
                              <w:marRight w:val="0"/>
                              <w:marTop w:val="0"/>
                              <w:marBottom w:val="0"/>
                              <w:divBdr>
                                <w:top w:val="none" w:sz="0" w:space="0" w:color="auto"/>
                                <w:left w:val="none" w:sz="0" w:space="0" w:color="auto"/>
                                <w:bottom w:val="none" w:sz="0" w:space="0" w:color="auto"/>
                                <w:right w:val="none" w:sz="0" w:space="0" w:color="auto"/>
                              </w:divBdr>
                              <w:divsChild>
                                <w:div w:id="158710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777052">
          <w:marLeft w:val="0"/>
          <w:marRight w:val="0"/>
          <w:marTop w:val="0"/>
          <w:marBottom w:val="0"/>
          <w:divBdr>
            <w:top w:val="none" w:sz="0" w:space="0" w:color="auto"/>
            <w:left w:val="none" w:sz="0" w:space="0" w:color="auto"/>
            <w:bottom w:val="none" w:sz="0" w:space="0" w:color="auto"/>
            <w:right w:val="none" w:sz="0" w:space="0" w:color="auto"/>
          </w:divBdr>
          <w:divsChild>
            <w:div w:id="1504273124">
              <w:marLeft w:val="0"/>
              <w:marRight w:val="0"/>
              <w:marTop w:val="0"/>
              <w:marBottom w:val="0"/>
              <w:divBdr>
                <w:top w:val="none" w:sz="0" w:space="0" w:color="auto"/>
                <w:left w:val="none" w:sz="0" w:space="0" w:color="auto"/>
                <w:bottom w:val="none" w:sz="0" w:space="0" w:color="auto"/>
                <w:right w:val="none" w:sz="0" w:space="0" w:color="auto"/>
              </w:divBdr>
              <w:divsChild>
                <w:div w:id="146289466">
                  <w:marLeft w:val="0"/>
                  <w:marRight w:val="0"/>
                  <w:marTop w:val="0"/>
                  <w:marBottom w:val="0"/>
                  <w:divBdr>
                    <w:top w:val="none" w:sz="0" w:space="0" w:color="auto"/>
                    <w:left w:val="none" w:sz="0" w:space="0" w:color="auto"/>
                    <w:bottom w:val="none" w:sz="0" w:space="0" w:color="auto"/>
                    <w:right w:val="none" w:sz="0" w:space="0" w:color="auto"/>
                  </w:divBdr>
                  <w:divsChild>
                    <w:div w:id="171342106">
                      <w:marLeft w:val="0"/>
                      <w:marRight w:val="0"/>
                      <w:marTop w:val="0"/>
                      <w:marBottom w:val="0"/>
                      <w:divBdr>
                        <w:top w:val="none" w:sz="0" w:space="0" w:color="auto"/>
                        <w:left w:val="none" w:sz="0" w:space="0" w:color="auto"/>
                        <w:bottom w:val="none" w:sz="0" w:space="0" w:color="auto"/>
                        <w:right w:val="none" w:sz="0" w:space="0" w:color="auto"/>
                      </w:divBdr>
                      <w:divsChild>
                        <w:div w:id="1456216673">
                          <w:marLeft w:val="0"/>
                          <w:marRight w:val="0"/>
                          <w:marTop w:val="0"/>
                          <w:marBottom w:val="0"/>
                          <w:divBdr>
                            <w:top w:val="none" w:sz="0" w:space="0" w:color="auto"/>
                            <w:left w:val="none" w:sz="0" w:space="0" w:color="auto"/>
                            <w:bottom w:val="none" w:sz="0" w:space="0" w:color="auto"/>
                            <w:right w:val="none" w:sz="0" w:space="0" w:color="auto"/>
                          </w:divBdr>
                          <w:divsChild>
                            <w:div w:id="1835339818">
                              <w:marLeft w:val="0"/>
                              <w:marRight w:val="0"/>
                              <w:marTop w:val="0"/>
                              <w:marBottom w:val="0"/>
                              <w:divBdr>
                                <w:top w:val="none" w:sz="0" w:space="0" w:color="auto"/>
                                <w:left w:val="none" w:sz="0" w:space="0" w:color="auto"/>
                                <w:bottom w:val="none" w:sz="0" w:space="0" w:color="auto"/>
                                <w:right w:val="none" w:sz="0" w:space="0" w:color="auto"/>
                              </w:divBdr>
                            </w:div>
                            <w:div w:id="2012439668">
                              <w:marLeft w:val="0"/>
                              <w:marRight w:val="0"/>
                              <w:marTop w:val="0"/>
                              <w:marBottom w:val="0"/>
                              <w:divBdr>
                                <w:top w:val="none" w:sz="0" w:space="0" w:color="auto"/>
                                <w:left w:val="none" w:sz="0" w:space="0" w:color="auto"/>
                                <w:bottom w:val="none" w:sz="0" w:space="0" w:color="auto"/>
                                <w:right w:val="none" w:sz="0" w:space="0" w:color="auto"/>
                              </w:divBdr>
                              <w:divsChild>
                                <w:div w:id="92550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599615">
      <w:bodyDiv w:val="1"/>
      <w:marLeft w:val="0"/>
      <w:marRight w:val="0"/>
      <w:marTop w:val="0"/>
      <w:marBottom w:val="0"/>
      <w:divBdr>
        <w:top w:val="none" w:sz="0" w:space="0" w:color="auto"/>
        <w:left w:val="none" w:sz="0" w:space="0" w:color="auto"/>
        <w:bottom w:val="none" w:sz="0" w:space="0" w:color="auto"/>
        <w:right w:val="none" w:sz="0" w:space="0" w:color="auto"/>
      </w:divBdr>
    </w:div>
    <w:div w:id="1589459987">
      <w:bodyDiv w:val="1"/>
      <w:marLeft w:val="0"/>
      <w:marRight w:val="0"/>
      <w:marTop w:val="0"/>
      <w:marBottom w:val="0"/>
      <w:divBdr>
        <w:top w:val="none" w:sz="0" w:space="0" w:color="auto"/>
        <w:left w:val="none" w:sz="0" w:space="0" w:color="auto"/>
        <w:bottom w:val="none" w:sz="0" w:space="0" w:color="auto"/>
        <w:right w:val="none" w:sz="0" w:space="0" w:color="auto"/>
      </w:divBdr>
      <w:divsChild>
        <w:div w:id="1470243861">
          <w:marLeft w:val="0"/>
          <w:marRight w:val="0"/>
          <w:marTop w:val="0"/>
          <w:marBottom w:val="0"/>
          <w:divBdr>
            <w:top w:val="none" w:sz="0" w:space="0" w:color="auto"/>
            <w:left w:val="none" w:sz="0" w:space="0" w:color="auto"/>
            <w:bottom w:val="none" w:sz="0" w:space="0" w:color="auto"/>
            <w:right w:val="none" w:sz="0" w:space="0" w:color="auto"/>
          </w:divBdr>
          <w:divsChild>
            <w:div w:id="2131436459">
              <w:marLeft w:val="0"/>
              <w:marRight w:val="0"/>
              <w:marTop w:val="0"/>
              <w:marBottom w:val="0"/>
              <w:divBdr>
                <w:top w:val="none" w:sz="0" w:space="0" w:color="auto"/>
                <w:left w:val="none" w:sz="0" w:space="0" w:color="auto"/>
                <w:bottom w:val="none" w:sz="0" w:space="0" w:color="auto"/>
                <w:right w:val="none" w:sz="0" w:space="0" w:color="auto"/>
              </w:divBdr>
              <w:divsChild>
                <w:div w:id="10237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31650">
      <w:bodyDiv w:val="1"/>
      <w:marLeft w:val="0"/>
      <w:marRight w:val="0"/>
      <w:marTop w:val="0"/>
      <w:marBottom w:val="0"/>
      <w:divBdr>
        <w:top w:val="none" w:sz="0" w:space="0" w:color="auto"/>
        <w:left w:val="none" w:sz="0" w:space="0" w:color="auto"/>
        <w:bottom w:val="none" w:sz="0" w:space="0" w:color="auto"/>
        <w:right w:val="none" w:sz="0" w:space="0" w:color="auto"/>
      </w:divBdr>
      <w:divsChild>
        <w:div w:id="386531367">
          <w:marLeft w:val="0"/>
          <w:marRight w:val="0"/>
          <w:marTop w:val="0"/>
          <w:marBottom w:val="0"/>
          <w:divBdr>
            <w:top w:val="none" w:sz="0" w:space="0" w:color="auto"/>
            <w:left w:val="none" w:sz="0" w:space="0" w:color="auto"/>
            <w:bottom w:val="none" w:sz="0" w:space="0" w:color="auto"/>
            <w:right w:val="none" w:sz="0" w:space="0" w:color="auto"/>
          </w:divBdr>
          <w:divsChild>
            <w:div w:id="1622498591">
              <w:marLeft w:val="0"/>
              <w:marRight w:val="0"/>
              <w:marTop w:val="0"/>
              <w:marBottom w:val="0"/>
              <w:divBdr>
                <w:top w:val="none" w:sz="0" w:space="0" w:color="auto"/>
                <w:left w:val="none" w:sz="0" w:space="0" w:color="auto"/>
                <w:bottom w:val="none" w:sz="0" w:space="0" w:color="auto"/>
                <w:right w:val="none" w:sz="0" w:space="0" w:color="auto"/>
              </w:divBdr>
              <w:divsChild>
                <w:div w:id="69115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646">
          <w:marLeft w:val="0"/>
          <w:marRight w:val="0"/>
          <w:marTop w:val="0"/>
          <w:marBottom w:val="0"/>
          <w:divBdr>
            <w:top w:val="none" w:sz="0" w:space="0" w:color="auto"/>
            <w:left w:val="none" w:sz="0" w:space="0" w:color="auto"/>
            <w:bottom w:val="none" w:sz="0" w:space="0" w:color="auto"/>
            <w:right w:val="none" w:sz="0" w:space="0" w:color="auto"/>
          </w:divBdr>
          <w:divsChild>
            <w:div w:id="1366322220">
              <w:marLeft w:val="0"/>
              <w:marRight w:val="0"/>
              <w:marTop w:val="0"/>
              <w:marBottom w:val="0"/>
              <w:divBdr>
                <w:top w:val="none" w:sz="0" w:space="0" w:color="auto"/>
                <w:left w:val="none" w:sz="0" w:space="0" w:color="auto"/>
                <w:bottom w:val="none" w:sz="0" w:space="0" w:color="auto"/>
                <w:right w:val="none" w:sz="0" w:space="0" w:color="auto"/>
              </w:divBdr>
            </w:div>
          </w:divsChild>
        </w:div>
        <w:div w:id="1097169885">
          <w:marLeft w:val="0"/>
          <w:marRight w:val="0"/>
          <w:marTop w:val="0"/>
          <w:marBottom w:val="0"/>
          <w:divBdr>
            <w:top w:val="none" w:sz="0" w:space="0" w:color="auto"/>
            <w:left w:val="none" w:sz="0" w:space="0" w:color="auto"/>
            <w:bottom w:val="none" w:sz="0" w:space="0" w:color="auto"/>
            <w:right w:val="none" w:sz="0" w:space="0" w:color="auto"/>
          </w:divBdr>
          <w:divsChild>
            <w:div w:id="1518697612">
              <w:marLeft w:val="0"/>
              <w:marRight w:val="0"/>
              <w:marTop w:val="0"/>
              <w:marBottom w:val="0"/>
              <w:divBdr>
                <w:top w:val="none" w:sz="0" w:space="0" w:color="auto"/>
                <w:left w:val="none" w:sz="0" w:space="0" w:color="auto"/>
                <w:bottom w:val="none" w:sz="0" w:space="0" w:color="auto"/>
                <w:right w:val="none" w:sz="0" w:space="0" w:color="auto"/>
              </w:divBdr>
              <w:divsChild>
                <w:div w:id="415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0520">
          <w:marLeft w:val="0"/>
          <w:marRight w:val="0"/>
          <w:marTop w:val="0"/>
          <w:marBottom w:val="0"/>
          <w:divBdr>
            <w:top w:val="none" w:sz="0" w:space="0" w:color="auto"/>
            <w:left w:val="none" w:sz="0" w:space="0" w:color="auto"/>
            <w:bottom w:val="none" w:sz="0" w:space="0" w:color="auto"/>
            <w:right w:val="none" w:sz="0" w:space="0" w:color="auto"/>
          </w:divBdr>
          <w:divsChild>
            <w:div w:id="1976137286">
              <w:marLeft w:val="0"/>
              <w:marRight w:val="0"/>
              <w:marTop w:val="0"/>
              <w:marBottom w:val="0"/>
              <w:divBdr>
                <w:top w:val="none" w:sz="0" w:space="0" w:color="auto"/>
                <w:left w:val="none" w:sz="0" w:space="0" w:color="auto"/>
                <w:bottom w:val="none" w:sz="0" w:space="0" w:color="auto"/>
                <w:right w:val="none" w:sz="0" w:space="0" w:color="auto"/>
              </w:divBdr>
            </w:div>
          </w:divsChild>
        </w:div>
        <w:div w:id="1946618008">
          <w:marLeft w:val="0"/>
          <w:marRight w:val="0"/>
          <w:marTop w:val="0"/>
          <w:marBottom w:val="0"/>
          <w:divBdr>
            <w:top w:val="none" w:sz="0" w:space="0" w:color="auto"/>
            <w:left w:val="none" w:sz="0" w:space="0" w:color="auto"/>
            <w:bottom w:val="none" w:sz="0" w:space="0" w:color="auto"/>
            <w:right w:val="none" w:sz="0" w:space="0" w:color="auto"/>
          </w:divBdr>
          <w:divsChild>
            <w:div w:id="345012969">
              <w:marLeft w:val="0"/>
              <w:marRight w:val="0"/>
              <w:marTop w:val="0"/>
              <w:marBottom w:val="0"/>
              <w:divBdr>
                <w:top w:val="none" w:sz="0" w:space="0" w:color="auto"/>
                <w:left w:val="none" w:sz="0" w:space="0" w:color="auto"/>
                <w:bottom w:val="none" w:sz="0" w:space="0" w:color="auto"/>
                <w:right w:val="none" w:sz="0" w:space="0" w:color="auto"/>
              </w:divBdr>
              <w:divsChild>
                <w:div w:id="25016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488">
          <w:marLeft w:val="0"/>
          <w:marRight w:val="0"/>
          <w:marTop w:val="0"/>
          <w:marBottom w:val="0"/>
          <w:divBdr>
            <w:top w:val="none" w:sz="0" w:space="0" w:color="auto"/>
            <w:left w:val="none" w:sz="0" w:space="0" w:color="auto"/>
            <w:bottom w:val="none" w:sz="0" w:space="0" w:color="auto"/>
            <w:right w:val="none" w:sz="0" w:space="0" w:color="auto"/>
          </w:divBdr>
          <w:divsChild>
            <w:div w:id="747045961">
              <w:marLeft w:val="0"/>
              <w:marRight w:val="0"/>
              <w:marTop w:val="0"/>
              <w:marBottom w:val="0"/>
              <w:divBdr>
                <w:top w:val="none" w:sz="0" w:space="0" w:color="auto"/>
                <w:left w:val="none" w:sz="0" w:space="0" w:color="auto"/>
                <w:bottom w:val="none" w:sz="0" w:space="0" w:color="auto"/>
                <w:right w:val="none" w:sz="0" w:space="0" w:color="auto"/>
              </w:divBdr>
            </w:div>
          </w:divsChild>
        </w:div>
        <w:div w:id="1418016291">
          <w:marLeft w:val="0"/>
          <w:marRight w:val="0"/>
          <w:marTop w:val="0"/>
          <w:marBottom w:val="0"/>
          <w:divBdr>
            <w:top w:val="none" w:sz="0" w:space="0" w:color="auto"/>
            <w:left w:val="none" w:sz="0" w:space="0" w:color="auto"/>
            <w:bottom w:val="none" w:sz="0" w:space="0" w:color="auto"/>
            <w:right w:val="none" w:sz="0" w:space="0" w:color="auto"/>
          </w:divBdr>
          <w:divsChild>
            <w:div w:id="1078399543">
              <w:marLeft w:val="0"/>
              <w:marRight w:val="0"/>
              <w:marTop w:val="0"/>
              <w:marBottom w:val="0"/>
              <w:divBdr>
                <w:top w:val="none" w:sz="0" w:space="0" w:color="auto"/>
                <w:left w:val="none" w:sz="0" w:space="0" w:color="auto"/>
                <w:bottom w:val="none" w:sz="0" w:space="0" w:color="auto"/>
                <w:right w:val="none" w:sz="0" w:space="0" w:color="auto"/>
              </w:divBdr>
              <w:divsChild>
                <w:div w:id="1527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77913">
          <w:marLeft w:val="0"/>
          <w:marRight w:val="0"/>
          <w:marTop w:val="0"/>
          <w:marBottom w:val="0"/>
          <w:divBdr>
            <w:top w:val="none" w:sz="0" w:space="0" w:color="auto"/>
            <w:left w:val="none" w:sz="0" w:space="0" w:color="auto"/>
            <w:bottom w:val="none" w:sz="0" w:space="0" w:color="auto"/>
            <w:right w:val="none" w:sz="0" w:space="0" w:color="auto"/>
          </w:divBdr>
          <w:divsChild>
            <w:div w:id="2074422834">
              <w:marLeft w:val="0"/>
              <w:marRight w:val="0"/>
              <w:marTop w:val="0"/>
              <w:marBottom w:val="0"/>
              <w:divBdr>
                <w:top w:val="none" w:sz="0" w:space="0" w:color="auto"/>
                <w:left w:val="none" w:sz="0" w:space="0" w:color="auto"/>
                <w:bottom w:val="none" w:sz="0" w:space="0" w:color="auto"/>
                <w:right w:val="none" w:sz="0" w:space="0" w:color="auto"/>
              </w:divBdr>
            </w:div>
          </w:divsChild>
        </w:div>
        <w:div w:id="767432099">
          <w:marLeft w:val="0"/>
          <w:marRight w:val="0"/>
          <w:marTop w:val="0"/>
          <w:marBottom w:val="0"/>
          <w:divBdr>
            <w:top w:val="none" w:sz="0" w:space="0" w:color="auto"/>
            <w:left w:val="none" w:sz="0" w:space="0" w:color="auto"/>
            <w:bottom w:val="none" w:sz="0" w:space="0" w:color="auto"/>
            <w:right w:val="none" w:sz="0" w:space="0" w:color="auto"/>
          </w:divBdr>
          <w:divsChild>
            <w:div w:id="1741247455">
              <w:marLeft w:val="0"/>
              <w:marRight w:val="0"/>
              <w:marTop w:val="0"/>
              <w:marBottom w:val="0"/>
              <w:divBdr>
                <w:top w:val="none" w:sz="0" w:space="0" w:color="auto"/>
                <w:left w:val="none" w:sz="0" w:space="0" w:color="auto"/>
                <w:bottom w:val="none" w:sz="0" w:space="0" w:color="auto"/>
                <w:right w:val="none" w:sz="0" w:space="0" w:color="auto"/>
              </w:divBdr>
              <w:divsChild>
                <w:div w:id="162890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64945">
          <w:marLeft w:val="0"/>
          <w:marRight w:val="0"/>
          <w:marTop w:val="0"/>
          <w:marBottom w:val="0"/>
          <w:divBdr>
            <w:top w:val="none" w:sz="0" w:space="0" w:color="auto"/>
            <w:left w:val="none" w:sz="0" w:space="0" w:color="auto"/>
            <w:bottom w:val="none" w:sz="0" w:space="0" w:color="auto"/>
            <w:right w:val="none" w:sz="0" w:space="0" w:color="auto"/>
          </w:divBdr>
          <w:divsChild>
            <w:div w:id="1869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80495">
      <w:bodyDiv w:val="1"/>
      <w:marLeft w:val="0"/>
      <w:marRight w:val="0"/>
      <w:marTop w:val="0"/>
      <w:marBottom w:val="0"/>
      <w:divBdr>
        <w:top w:val="none" w:sz="0" w:space="0" w:color="auto"/>
        <w:left w:val="none" w:sz="0" w:space="0" w:color="auto"/>
        <w:bottom w:val="none" w:sz="0" w:space="0" w:color="auto"/>
        <w:right w:val="none" w:sz="0" w:space="0" w:color="auto"/>
      </w:divBdr>
      <w:divsChild>
        <w:div w:id="1542085772">
          <w:marLeft w:val="0"/>
          <w:marRight w:val="0"/>
          <w:marTop w:val="0"/>
          <w:marBottom w:val="0"/>
          <w:divBdr>
            <w:top w:val="none" w:sz="0" w:space="0" w:color="auto"/>
            <w:left w:val="none" w:sz="0" w:space="0" w:color="auto"/>
            <w:bottom w:val="none" w:sz="0" w:space="0" w:color="auto"/>
            <w:right w:val="none" w:sz="0" w:space="0" w:color="auto"/>
          </w:divBdr>
          <w:divsChild>
            <w:div w:id="241183966">
              <w:marLeft w:val="0"/>
              <w:marRight w:val="0"/>
              <w:marTop w:val="0"/>
              <w:marBottom w:val="0"/>
              <w:divBdr>
                <w:top w:val="none" w:sz="0" w:space="0" w:color="auto"/>
                <w:left w:val="none" w:sz="0" w:space="0" w:color="auto"/>
                <w:bottom w:val="none" w:sz="0" w:space="0" w:color="auto"/>
                <w:right w:val="none" w:sz="0" w:space="0" w:color="auto"/>
              </w:divBdr>
              <w:divsChild>
                <w:div w:id="915482670">
                  <w:marLeft w:val="0"/>
                  <w:marRight w:val="0"/>
                  <w:marTop w:val="0"/>
                  <w:marBottom w:val="0"/>
                  <w:divBdr>
                    <w:top w:val="none" w:sz="0" w:space="0" w:color="auto"/>
                    <w:left w:val="none" w:sz="0" w:space="0" w:color="auto"/>
                    <w:bottom w:val="none" w:sz="0" w:space="0" w:color="auto"/>
                    <w:right w:val="none" w:sz="0" w:space="0" w:color="auto"/>
                  </w:divBdr>
                  <w:divsChild>
                    <w:div w:id="1447193405">
                      <w:marLeft w:val="0"/>
                      <w:marRight w:val="0"/>
                      <w:marTop w:val="0"/>
                      <w:marBottom w:val="0"/>
                      <w:divBdr>
                        <w:top w:val="none" w:sz="0" w:space="0" w:color="auto"/>
                        <w:left w:val="none" w:sz="0" w:space="0" w:color="auto"/>
                        <w:bottom w:val="none" w:sz="0" w:space="0" w:color="auto"/>
                        <w:right w:val="none" w:sz="0" w:space="0" w:color="auto"/>
                      </w:divBdr>
                      <w:divsChild>
                        <w:div w:id="401217630">
                          <w:marLeft w:val="0"/>
                          <w:marRight w:val="0"/>
                          <w:marTop w:val="0"/>
                          <w:marBottom w:val="0"/>
                          <w:divBdr>
                            <w:top w:val="none" w:sz="0" w:space="0" w:color="auto"/>
                            <w:left w:val="none" w:sz="0" w:space="0" w:color="auto"/>
                            <w:bottom w:val="none" w:sz="0" w:space="0" w:color="auto"/>
                            <w:right w:val="none" w:sz="0" w:space="0" w:color="auto"/>
                          </w:divBdr>
                          <w:divsChild>
                            <w:div w:id="1810050619">
                              <w:marLeft w:val="0"/>
                              <w:marRight w:val="0"/>
                              <w:marTop w:val="0"/>
                              <w:marBottom w:val="0"/>
                              <w:divBdr>
                                <w:top w:val="none" w:sz="0" w:space="0" w:color="auto"/>
                                <w:left w:val="none" w:sz="0" w:space="0" w:color="auto"/>
                                <w:bottom w:val="none" w:sz="0" w:space="0" w:color="auto"/>
                                <w:right w:val="none" w:sz="0" w:space="0" w:color="auto"/>
                              </w:divBdr>
                              <w:divsChild>
                                <w:div w:id="154994998">
                                  <w:marLeft w:val="0"/>
                                  <w:marRight w:val="0"/>
                                  <w:marTop w:val="0"/>
                                  <w:marBottom w:val="0"/>
                                  <w:divBdr>
                                    <w:top w:val="none" w:sz="0" w:space="0" w:color="auto"/>
                                    <w:left w:val="none" w:sz="0" w:space="0" w:color="auto"/>
                                    <w:bottom w:val="none" w:sz="0" w:space="0" w:color="auto"/>
                                    <w:right w:val="none" w:sz="0" w:space="0" w:color="auto"/>
                                  </w:divBdr>
                                  <w:divsChild>
                                    <w:div w:id="11280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582626">
          <w:marLeft w:val="0"/>
          <w:marRight w:val="0"/>
          <w:marTop w:val="0"/>
          <w:marBottom w:val="0"/>
          <w:divBdr>
            <w:top w:val="none" w:sz="0" w:space="0" w:color="auto"/>
            <w:left w:val="none" w:sz="0" w:space="0" w:color="auto"/>
            <w:bottom w:val="none" w:sz="0" w:space="0" w:color="auto"/>
            <w:right w:val="none" w:sz="0" w:space="0" w:color="auto"/>
          </w:divBdr>
          <w:divsChild>
            <w:div w:id="795296843">
              <w:marLeft w:val="0"/>
              <w:marRight w:val="0"/>
              <w:marTop w:val="0"/>
              <w:marBottom w:val="0"/>
              <w:divBdr>
                <w:top w:val="none" w:sz="0" w:space="0" w:color="auto"/>
                <w:left w:val="none" w:sz="0" w:space="0" w:color="auto"/>
                <w:bottom w:val="none" w:sz="0" w:space="0" w:color="auto"/>
                <w:right w:val="none" w:sz="0" w:space="0" w:color="auto"/>
              </w:divBdr>
              <w:divsChild>
                <w:div w:id="838690761">
                  <w:marLeft w:val="0"/>
                  <w:marRight w:val="0"/>
                  <w:marTop w:val="0"/>
                  <w:marBottom w:val="0"/>
                  <w:divBdr>
                    <w:top w:val="none" w:sz="0" w:space="0" w:color="auto"/>
                    <w:left w:val="none" w:sz="0" w:space="0" w:color="auto"/>
                    <w:bottom w:val="none" w:sz="0" w:space="0" w:color="auto"/>
                    <w:right w:val="none" w:sz="0" w:space="0" w:color="auto"/>
                  </w:divBdr>
                  <w:divsChild>
                    <w:div w:id="416826147">
                      <w:marLeft w:val="0"/>
                      <w:marRight w:val="0"/>
                      <w:marTop w:val="0"/>
                      <w:marBottom w:val="0"/>
                      <w:divBdr>
                        <w:top w:val="none" w:sz="0" w:space="0" w:color="auto"/>
                        <w:left w:val="none" w:sz="0" w:space="0" w:color="auto"/>
                        <w:bottom w:val="none" w:sz="0" w:space="0" w:color="auto"/>
                        <w:right w:val="none" w:sz="0" w:space="0" w:color="auto"/>
                      </w:divBdr>
                      <w:divsChild>
                        <w:div w:id="1331911543">
                          <w:marLeft w:val="0"/>
                          <w:marRight w:val="0"/>
                          <w:marTop w:val="0"/>
                          <w:marBottom w:val="0"/>
                          <w:divBdr>
                            <w:top w:val="none" w:sz="0" w:space="0" w:color="auto"/>
                            <w:left w:val="none" w:sz="0" w:space="0" w:color="auto"/>
                            <w:bottom w:val="none" w:sz="0" w:space="0" w:color="auto"/>
                            <w:right w:val="none" w:sz="0" w:space="0" w:color="auto"/>
                          </w:divBdr>
                          <w:divsChild>
                            <w:div w:id="733241987">
                              <w:marLeft w:val="0"/>
                              <w:marRight w:val="0"/>
                              <w:marTop w:val="0"/>
                              <w:marBottom w:val="0"/>
                              <w:divBdr>
                                <w:top w:val="none" w:sz="0" w:space="0" w:color="auto"/>
                                <w:left w:val="none" w:sz="0" w:space="0" w:color="auto"/>
                                <w:bottom w:val="none" w:sz="0" w:space="0" w:color="auto"/>
                                <w:right w:val="none" w:sz="0" w:space="0" w:color="auto"/>
                              </w:divBdr>
                              <w:divsChild>
                                <w:div w:id="276763490">
                                  <w:marLeft w:val="0"/>
                                  <w:marRight w:val="0"/>
                                  <w:marTop w:val="0"/>
                                  <w:marBottom w:val="0"/>
                                  <w:divBdr>
                                    <w:top w:val="none" w:sz="0" w:space="0" w:color="auto"/>
                                    <w:left w:val="none" w:sz="0" w:space="0" w:color="auto"/>
                                    <w:bottom w:val="none" w:sz="0" w:space="0" w:color="auto"/>
                                    <w:right w:val="none" w:sz="0" w:space="0" w:color="auto"/>
                                  </w:divBdr>
                                  <w:divsChild>
                                    <w:div w:id="38695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962254">
      <w:bodyDiv w:val="1"/>
      <w:marLeft w:val="0"/>
      <w:marRight w:val="0"/>
      <w:marTop w:val="0"/>
      <w:marBottom w:val="0"/>
      <w:divBdr>
        <w:top w:val="none" w:sz="0" w:space="0" w:color="auto"/>
        <w:left w:val="none" w:sz="0" w:space="0" w:color="auto"/>
        <w:bottom w:val="none" w:sz="0" w:space="0" w:color="auto"/>
        <w:right w:val="none" w:sz="0" w:space="0" w:color="auto"/>
      </w:divBdr>
      <w:divsChild>
        <w:div w:id="750852004">
          <w:marLeft w:val="0"/>
          <w:marRight w:val="0"/>
          <w:marTop w:val="0"/>
          <w:marBottom w:val="0"/>
          <w:divBdr>
            <w:top w:val="none" w:sz="0" w:space="0" w:color="auto"/>
            <w:left w:val="none" w:sz="0" w:space="0" w:color="auto"/>
            <w:bottom w:val="none" w:sz="0" w:space="0" w:color="auto"/>
            <w:right w:val="none" w:sz="0" w:space="0" w:color="auto"/>
          </w:divBdr>
          <w:divsChild>
            <w:div w:id="2124618168">
              <w:marLeft w:val="0"/>
              <w:marRight w:val="0"/>
              <w:marTop w:val="0"/>
              <w:marBottom w:val="0"/>
              <w:divBdr>
                <w:top w:val="none" w:sz="0" w:space="0" w:color="auto"/>
                <w:left w:val="none" w:sz="0" w:space="0" w:color="auto"/>
                <w:bottom w:val="none" w:sz="0" w:space="0" w:color="auto"/>
                <w:right w:val="none" w:sz="0" w:space="0" w:color="auto"/>
              </w:divBdr>
              <w:divsChild>
                <w:div w:id="829709108">
                  <w:marLeft w:val="0"/>
                  <w:marRight w:val="0"/>
                  <w:marTop w:val="0"/>
                  <w:marBottom w:val="0"/>
                  <w:divBdr>
                    <w:top w:val="none" w:sz="0" w:space="0" w:color="auto"/>
                    <w:left w:val="none" w:sz="0" w:space="0" w:color="auto"/>
                    <w:bottom w:val="none" w:sz="0" w:space="0" w:color="auto"/>
                    <w:right w:val="none" w:sz="0" w:space="0" w:color="auto"/>
                  </w:divBdr>
                  <w:divsChild>
                    <w:div w:id="1137725730">
                      <w:marLeft w:val="0"/>
                      <w:marRight w:val="0"/>
                      <w:marTop w:val="0"/>
                      <w:marBottom w:val="0"/>
                      <w:divBdr>
                        <w:top w:val="none" w:sz="0" w:space="0" w:color="auto"/>
                        <w:left w:val="none" w:sz="0" w:space="0" w:color="auto"/>
                        <w:bottom w:val="none" w:sz="0" w:space="0" w:color="auto"/>
                        <w:right w:val="none" w:sz="0" w:space="0" w:color="auto"/>
                      </w:divBdr>
                      <w:divsChild>
                        <w:div w:id="502431087">
                          <w:marLeft w:val="0"/>
                          <w:marRight w:val="0"/>
                          <w:marTop w:val="0"/>
                          <w:marBottom w:val="0"/>
                          <w:divBdr>
                            <w:top w:val="none" w:sz="0" w:space="0" w:color="auto"/>
                            <w:left w:val="none" w:sz="0" w:space="0" w:color="auto"/>
                            <w:bottom w:val="none" w:sz="0" w:space="0" w:color="auto"/>
                            <w:right w:val="none" w:sz="0" w:space="0" w:color="auto"/>
                          </w:divBdr>
                          <w:divsChild>
                            <w:div w:id="99188124">
                              <w:marLeft w:val="0"/>
                              <w:marRight w:val="0"/>
                              <w:marTop w:val="0"/>
                              <w:marBottom w:val="0"/>
                              <w:divBdr>
                                <w:top w:val="none" w:sz="0" w:space="0" w:color="auto"/>
                                <w:left w:val="none" w:sz="0" w:space="0" w:color="auto"/>
                                <w:bottom w:val="none" w:sz="0" w:space="0" w:color="auto"/>
                                <w:right w:val="none" w:sz="0" w:space="0" w:color="auto"/>
                              </w:divBdr>
                            </w:div>
                            <w:div w:id="1867057176">
                              <w:marLeft w:val="0"/>
                              <w:marRight w:val="0"/>
                              <w:marTop w:val="0"/>
                              <w:marBottom w:val="0"/>
                              <w:divBdr>
                                <w:top w:val="none" w:sz="0" w:space="0" w:color="auto"/>
                                <w:left w:val="none" w:sz="0" w:space="0" w:color="auto"/>
                                <w:bottom w:val="none" w:sz="0" w:space="0" w:color="auto"/>
                                <w:right w:val="none" w:sz="0" w:space="0" w:color="auto"/>
                              </w:divBdr>
                              <w:divsChild>
                                <w:div w:id="21285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679313">
      <w:bodyDiv w:val="1"/>
      <w:marLeft w:val="0"/>
      <w:marRight w:val="0"/>
      <w:marTop w:val="0"/>
      <w:marBottom w:val="0"/>
      <w:divBdr>
        <w:top w:val="none" w:sz="0" w:space="0" w:color="auto"/>
        <w:left w:val="none" w:sz="0" w:space="0" w:color="auto"/>
        <w:bottom w:val="none" w:sz="0" w:space="0" w:color="auto"/>
        <w:right w:val="none" w:sz="0" w:space="0" w:color="auto"/>
      </w:divBdr>
      <w:divsChild>
        <w:div w:id="1050108945">
          <w:marLeft w:val="0"/>
          <w:marRight w:val="0"/>
          <w:marTop w:val="0"/>
          <w:marBottom w:val="0"/>
          <w:divBdr>
            <w:top w:val="none" w:sz="0" w:space="0" w:color="auto"/>
            <w:left w:val="none" w:sz="0" w:space="0" w:color="auto"/>
            <w:bottom w:val="none" w:sz="0" w:space="0" w:color="auto"/>
            <w:right w:val="none" w:sz="0" w:space="0" w:color="auto"/>
          </w:divBdr>
          <w:divsChild>
            <w:div w:id="1646154663">
              <w:marLeft w:val="0"/>
              <w:marRight w:val="0"/>
              <w:marTop w:val="0"/>
              <w:marBottom w:val="0"/>
              <w:divBdr>
                <w:top w:val="none" w:sz="0" w:space="0" w:color="auto"/>
                <w:left w:val="none" w:sz="0" w:space="0" w:color="auto"/>
                <w:bottom w:val="none" w:sz="0" w:space="0" w:color="auto"/>
                <w:right w:val="none" w:sz="0" w:space="0" w:color="auto"/>
              </w:divBdr>
              <w:divsChild>
                <w:div w:id="10400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8526">
          <w:marLeft w:val="0"/>
          <w:marRight w:val="0"/>
          <w:marTop w:val="0"/>
          <w:marBottom w:val="0"/>
          <w:divBdr>
            <w:top w:val="none" w:sz="0" w:space="0" w:color="auto"/>
            <w:left w:val="none" w:sz="0" w:space="0" w:color="auto"/>
            <w:bottom w:val="none" w:sz="0" w:space="0" w:color="auto"/>
            <w:right w:val="none" w:sz="0" w:space="0" w:color="auto"/>
          </w:divBdr>
          <w:divsChild>
            <w:div w:id="5304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56249">
      <w:bodyDiv w:val="1"/>
      <w:marLeft w:val="0"/>
      <w:marRight w:val="0"/>
      <w:marTop w:val="0"/>
      <w:marBottom w:val="0"/>
      <w:divBdr>
        <w:top w:val="none" w:sz="0" w:space="0" w:color="auto"/>
        <w:left w:val="none" w:sz="0" w:space="0" w:color="auto"/>
        <w:bottom w:val="none" w:sz="0" w:space="0" w:color="auto"/>
        <w:right w:val="none" w:sz="0" w:space="0" w:color="auto"/>
      </w:divBdr>
      <w:divsChild>
        <w:div w:id="1759670977">
          <w:marLeft w:val="0"/>
          <w:marRight w:val="0"/>
          <w:marTop w:val="0"/>
          <w:marBottom w:val="0"/>
          <w:divBdr>
            <w:top w:val="none" w:sz="0" w:space="0" w:color="auto"/>
            <w:left w:val="none" w:sz="0" w:space="0" w:color="auto"/>
            <w:bottom w:val="none" w:sz="0" w:space="0" w:color="auto"/>
            <w:right w:val="none" w:sz="0" w:space="0" w:color="auto"/>
          </w:divBdr>
          <w:divsChild>
            <w:div w:id="950435338">
              <w:marLeft w:val="0"/>
              <w:marRight w:val="0"/>
              <w:marTop w:val="0"/>
              <w:marBottom w:val="0"/>
              <w:divBdr>
                <w:top w:val="none" w:sz="0" w:space="0" w:color="auto"/>
                <w:left w:val="none" w:sz="0" w:space="0" w:color="auto"/>
                <w:bottom w:val="none" w:sz="0" w:space="0" w:color="auto"/>
                <w:right w:val="none" w:sz="0" w:space="0" w:color="auto"/>
              </w:divBdr>
              <w:divsChild>
                <w:div w:id="289746075">
                  <w:marLeft w:val="0"/>
                  <w:marRight w:val="0"/>
                  <w:marTop w:val="0"/>
                  <w:marBottom w:val="0"/>
                  <w:divBdr>
                    <w:top w:val="none" w:sz="0" w:space="0" w:color="auto"/>
                    <w:left w:val="none" w:sz="0" w:space="0" w:color="auto"/>
                    <w:bottom w:val="none" w:sz="0" w:space="0" w:color="auto"/>
                    <w:right w:val="none" w:sz="0" w:space="0" w:color="auto"/>
                  </w:divBdr>
                  <w:divsChild>
                    <w:div w:id="573245981">
                      <w:marLeft w:val="0"/>
                      <w:marRight w:val="0"/>
                      <w:marTop w:val="0"/>
                      <w:marBottom w:val="0"/>
                      <w:divBdr>
                        <w:top w:val="none" w:sz="0" w:space="0" w:color="auto"/>
                        <w:left w:val="none" w:sz="0" w:space="0" w:color="auto"/>
                        <w:bottom w:val="none" w:sz="0" w:space="0" w:color="auto"/>
                        <w:right w:val="none" w:sz="0" w:space="0" w:color="auto"/>
                      </w:divBdr>
                      <w:divsChild>
                        <w:div w:id="1009870269">
                          <w:marLeft w:val="0"/>
                          <w:marRight w:val="0"/>
                          <w:marTop w:val="0"/>
                          <w:marBottom w:val="0"/>
                          <w:divBdr>
                            <w:top w:val="none" w:sz="0" w:space="0" w:color="auto"/>
                            <w:left w:val="none" w:sz="0" w:space="0" w:color="auto"/>
                            <w:bottom w:val="none" w:sz="0" w:space="0" w:color="auto"/>
                            <w:right w:val="none" w:sz="0" w:space="0" w:color="auto"/>
                          </w:divBdr>
                          <w:divsChild>
                            <w:div w:id="196164155">
                              <w:marLeft w:val="0"/>
                              <w:marRight w:val="0"/>
                              <w:marTop w:val="0"/>
                              <w:marBottom w:val="0"/>
                              <w:divBdr>
                                <w:top w:val="none" w:sz="0" w:space="0" w:color="auto"/>
                                <w:left w:val="none" w:sz="0" w:space="0" w:color="auto"/>
                                <w:bottom w:val="none" w:sz="0" w:space="0" w:color="auto"/>
                                <w:right w:val="none" w:sz="0" w:space="0" w:color="auto"/>
                              </w:divBdr>
                            </w:div>
                            <w:div w:id="686059453">
                              <w:marLeft w:val="0"/>
                              <w:marRight w:val="0"/>
                              <w:marTop w:val="0"/>
                              <w:marBottom w:val="0"/>
                              <w:divBdr>
                                <w:top w:val="none" w:sz="0" w:space="0" w:color="auto"/>
                                <w:left w:val="none" w:sz="0" w:space="0" w:color="auto"/>
                                <w:bottom w:val="none" w:sz="0" w:space="0" w:color="auto"/>
                                <w:right w:val="none" w:sz="0" w:space="0" w:color="auto"/>
                              </w:divBdr>
                              <w:divsChild>
                                <w:div w:id="211157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1975931">
      <w:bodyDiv w:val="1"/>
      <w:marLeft w:val="0"/>
      <w:marRight w:val="0"/>
      <w:marTop w:val="0"/>
      <w:marBottom w:val="0"/>
      <w:divBdr>
        <w:top w:val="none" w:sz="0" w:space="0" w:color="auto"/>
        <w:left w:val="none" w:sz="0" w:space="0" w:color="auto"/>
        <w:bottom w:val="none" w:sz="0" w:space="0" w:color="auto"/>
        <w:right w:val="none" w:sz="0" w:space="0" w:color="auto"/>
      </w:divBdr>
      <w:divsChild>
        <w:div w:id="486478920">
          <w:marLeft w:val="0"/>
          <w:marRight w:val="0"/>
          <w:marTop w:val="0"/>
          <w:marBottom w:val="0"/>
          <w:divBdr>
            <w:top w:val="none" w:sz="0" w:space="0" w:color="auto"/>
            <w:left w:val="none" w:sz="0" w:space="0" w:color="auto"/>
            <w:bottom w:val="none" w:sz="0" w:space="0" w:color="auto"/>
            <w:right w:val="none" w:sz="0" w:space="0" w:color="auto"/>
          </w:divBdr>
          <w:divsChild>
            <w:div w:id="1054504966">
              <w:marLeft w:val="0"/>
              <w:marRight w:val="0"/>
              <w:marTop w:val="0"/>
              <w:marBottom w:val="0"/>
              <w:divBdr>
                <w:top w:val="none" w:sz="0" w:space="0" w:color="auto"/>
                <w:left w:val="none" w:sz="0" w:space="0" w:color="auto"/>
                <w:bottom w:val="none" w:sz="0" w:space="0" w:color="auto"/>
                <w:right w:val="none" w:sz="0" w:space="0" w:color="auto"/>
              </w:divBdr>
              <w:divsChild>
                <w:div w:id="108915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55401">
          <w:marLeft w:val="0"/>
          <w:marRight w:val="0"/>
          <w:marTop w:val="0"/>
          <w:marBottom w:val="0"/>
          <w:divBdr>
            <w:top w:val="none" w:sz="0" w:space="0" w:color="auto"/>
            <w:left w:val="none" w:sz="0" w:space="0" w:color="auto"/>
            <w:bottom w:val="none" w:sz="0" w:space="0" w:color="auto"/>
            <w:right w:val="none" w:sz="0" w:space="0" w:color="auto"/>
          </w:divBdr>
          <w:divsChild>
            <w:div w:id="20044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79497">
      <w:bodyDiv w:val="1"/>
      <w:marLeft w:val="0"/>
      <w:marRight w:val="0"/>
      <w:marTop w:val="0"/>
      <w:marBottom w:val="0"/>
      <w:divBdr>
        <w:top w:val="none" w:sz="0" w:space="0" w:color="auto"/>
        <w:left w:val="none" w:sz="0" w:space="0" w:color="auto"/>
        <w:bottom w:val="none" w:sz="0" w:space="0" w:color="auto"/>
        <w:right w:val="none" w:sz="0" w:space="0" w:color="auto"/>
      </w:divBdr>
      <w:divsChild>
        <w:div w:id="93399319">
          <w:marLeft w:val="0"/>
          <w:marRight w:val="0"/>
          <w:marTop w:val="0"/>
          <w:marBottom w:val="0"/>
          <w:divBdr>
            <w:top w:val="none" w:sz="0" w:space="0" w:color="auto"/>
            <w:left w:val="none" w:sz="0" w:space="0" w:color="auto"/>
            <w:bottom w:val="none" w:sz="0" w:space="0" w:color="auto"/>
            <w:right w:val="none" w:sz="0" w:space="0" w:color="auto"/>
          </w:divBdr>
          <w:divsChild>
            <w:div w:id="1626619465">
              <w:marLeft w:val="0"/>
              <w:marRight w:val="0"/>
              <w:marTop w:val="0"/>
              <w:marBottom w:val="0"/>
              <w:divBdr>
                <w:top w:val="none" w:sz="0" w:space="0" w:color="auto"/>
                <w:left w:val="none" w:sz="0" w:space="0" w:color="auto"/>
                <w:bottom w:val="none" w:sz="0" w:space="0" w:color="auto"/>
                <w:right w:val="none" w:sz="0" w:space="0" w:color="auto"/>
              </w:divBdr>
              <w:divsChild>
                <w:div w:id="1851945487">
                  <w:marLeft w:val="0"/>
                  <w:marRight w:val="0"/>
                  <w:marTop w:val="0"/>
                  <w:marBottom w:val="0"/>
                  <w:divBdr>
                    <w:top w:val="none" w:sz="0" w:space="0" w:color="auto"/>
                    <w:left w:val="none" w:sz="0" w:space="0" w:color="auto"/>
                    <w:bottom w:val="none" w:sz="0" w:space="0" w:color="auto"/>
                    <w:right w:val="none" w:sz="0" w:space="0" w:color="auto"/>
                  </w:divBdr>
                  <w:divsChild>
                    <w:div w:id="923612854">
                      <w:marLeft w:val="0"/>
                      <w:marRight w:val="0"/>
                      <w:marTop w:val="0"/>
                      <w:marBottom w:val="0"/>
                      <w:divBdr>
                        <w:top w:val="none" w:sz="0" w:space="0" w:color="auto"/>
                        <w:left w:val="none" w:sz="0" w:space="0" w:color="auto"/>
                        <w:bottom w:val="none" w:sz="0" w:space="0" w:color="auto"/>
                        <w:right w:val="none" w:sz="0" w:space="0" w:color="auto"/>
                      </w:divBdr>
                      <w:divsChild>
                        <w:div w:id="777532628">
                          <w:marLeft w:val="0"/>
                          <w:marRight w:val="0"/>
                          <w:marTop w:val="0"/>
                          <w:marBottom w:val="0"/>
                          <w:divBdr>
                            <w:top w:val="none" w:sz="0" w:space="0" w:color="auto"/>
                            <w:left w:val="none" w:sz="0" w:space="0" w:color="auto"/>
                            <w:bottom w:val="none" w:sz="0" w:space="0" w:color="auto"/>
                            <w:right w:val="none" w:sz="0" w:space="0" w:color="auto"/>
                          </w:divBdr>
                          <w:divsChild>
                            <w:div w:id="236480437">
                              <w:marLeft w:val="0"/>
                              <w:marRight w:val="0"/>
                              <w:marTop w:val="0"/>
                              <w:marBottom w:val="0"/>
                              <w:divBdr>
                                <w:top w:val="none" w:sz="0" w:space="0" w:color="auto"/>
                                <w:left w:val="none" w:sz="0" w:space="0" w:color="auto"/>
                                <w:bottom w:val="none" w:sz="0" w:space="0" w:color="auto"/>
                                <w:right w:val="none" w:sz="0" w:space="0" w:color="auto"/>
                              </w:divBdr>
                            </w:div>
                            <w:div w:id="1937664165">
                              <w:marLeft w:val="0"/>
                              <w:marRight w:val="0"/>
                              <w:marTop w:val="0"/>
                              <w:marBottom w:val="0"/>
                              <w:divBdr>
                                <w:top w:val="none" w:sz="0" w:space="0" w:color="auto"/>
                                <w:left w:val="none" w:sz="0" w:space="0" w:color="auto"/>
                                <w:bottom w:val="none" w:sz="0" w:space="0" w:color="auto"/>
                                <w:right w:val="none" w:sz="0" w:space="0" w:color="auto"/>
                              </w:divBdr>
                              <w:divsChild>
                                <w:div w:id="10787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932083">
      <w:bodyDiv w:val="1"/>
      <w:marLeft w:val="0"/>
      <w:marRight w:val="0"/>
      <w:marTop w:val="0"/>
      <w:marBottom w:val="0"/>
      <w:divBdr>
        <w:top w:val="none" w:sz="0" w:space="0" w:color="auto"/>
        <w:left w:val="none" w:sz="0" w:space="0" w:color="auto"/>
        <w:bottom w:val="none" w:sz="0" w:space="0" w:color="auto"/>
        <w:right w:val="none" w:sz="0" w:space="0" w:color="auto"/>
      </w:divBdr>
      <w:divsChild>
        <w:div w:id="67925808">
          <w:marLeft w:val="0"/>
          <w:marRight w:val="0"/>
          <w:marTop w:val="0"/>
          <w:marBottom w:val="0"/>
          <w:divBdr>
            <w:top w:val="none" w:sz="0" w:space="0" w:color="auto"/>
            <w:left w:val="none" w:sz="0" w:space="0" w:color="auto"/>
            <w:bottom w:val="none" w:sz="0" w:space="0" w:color="auto"/>
            <w:right w:val="none" w:sz="0" w:space="0" w:color="auto"/>
          </w:divBdr>
          <w:divsChild>
            <w:div w:id="27031724">
              <w:marLeft w:val="0"/>
              <w:marRight w:val="0"/>
              <w:marTop w:val="0"/>
              <w:marBottom w:val="0"/>
              <w:divBdr>
                <w:top w:val="none" w:sz="0" w:space="0" w:color="auto"/>
                <w:left w:val="none" w:sz="0" w:space="0" w:color="auto"/>
                <w:bottom w:val="none" w:sz="0" w:space="0" w:color="auto"/>
                <w:right w:val="none" w:sz="0" w:space="0" w:color="auto"/>
              </w:divBdr>
              <w:divsChild>
                <w:div w:id="322010654">
                  <w:marLeft w:val="0"/>
                  <w:marRight w:val="0"/>
                  <w:marTop w:val="0"/>
                  <w:marBottom w:val="0"/>
                  <w:divBdr>
                    <w:top w:val="none" w:sz="0" w:space="0" w:color="auto"/>
                    <w:left w:val="none" w:sz="0" w:space="0" w:color="auto"/>
                    <w:bottom w:val="none" w:sz="0" w:space="0" w:color="auto"/>
                    <w:right w:val="none" w:sz="0" w:space="0" w:color="auto"/>
                  </w:divBdr>
                  <w:divsChild>
                    <w:div w:id="570694395">
                      <w:marLeft w:val="0"/>
                      <w:marRight w:val="0"/>
                      <w:marTop w:val="0"/>
                      <w:marBottom w:val="0"/>
                      <w:divBdr>
                        <w:top w:val="none" w:sz="0" w:space="0" w:color="auto"/>
                        <w:left w:val="none" w:sz="0" w:space="0" w:color="auto"/>
                        <w:bottom w:val="none" w:sz="0" w:space="0" w:color="auto"/>
                        <w:right w:val="none" w:sz="0" w:space="0" w:color="auto"/>
                      </w:divBdr>
                      <w:divsChild>
                        <w:div w:id="198889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114884">
          <w:marLeft w:val="0"/>
          <w:marRight w:val="0"/>
          <w:marTop w:val="0"/>
          <w:marBottom w:val="0"/>
          <w:divBdr>
            <w:top w:val="none" w:sz="0" w:space="0" w:color="auto"/>
            <w:left w:val="none" w:sz="0" w:space="0" w:color="auto"/>
            <w:bottom w:val="none" w:sz="0" w:space="0" w:color="auto"/>
            <w:right w:val="none" w:sz="0" w:space="0" w:color="auto"/>
          </w:divBdr>
          <w:divsChild>
            <w:div w:id="431776944">
              <w:marLeft w:val="0"/>
              <w:marRight w:val="0"/>
              <w:marTop w:val="0"/>
              <w:marBottom w:val="0"/>
              <w:divBdr>
                <w:top w:val="none" w:sz="0" w:space="0" w:color="auto"/>
                <w:left w:val="none" w:sz="0" w:space="0" w:color="auto"/>
                <w:bottom w:val="none" w:sz="0" w:space="0" w:color="auto"/>
                <w:right w:val="none" w:sz="0" w:space="0" w:color="auto"/>
              </w:divBdr>
              <w:divsChild>
                <w:div w:id="14575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13757">
      <w:bodyDiv w:val="1"/>
      <w:marLeft w:val="0"/>
      <w:marRight w:val="0"/>
      <w:marTop w:val="0"/>
      <w:marBottom w:val="0"/>
      <w:divBdr>
        <w:top w:val="none" w:sz="0" w:space="0" w:color="auto"/>
        <w:left w:val="none" w:sz="0" w:space="0" w:color="auto"/>
        <w:bottom w:val="none" w:sz="0" w:space="0" w:color="auto"/>
        <w:right w:val="none" w:sz="0" w:space="0" w:color="auto"/>
      </w:divBdr>
      <w:divsChild>
        <w:div w:id="1971939095">
          <w:marLeft w:val="0"/>
          <w:marRight w:val="0"/>
          <w:marTop w:val="0"/>
          <w:marBottom w:val="0"/>
          <w:divBdr>
            <w:top w:val="none" w:sz="0" w:space="0" w:color="auto"/>
            <w:left w:val="none" w:sz="0" w:space="0" w:color="auto"/>
            <w:bottom w:val="none" w:sz="0" w:space="0" w:color="auto"/>
            <w:right w:val="none" w:sz="0" w:space="0" w:color="auto"/>
          </w:divBdr>
          <w:divsChild>
            <w:div w:id="1011641011">
              <w:marLeft w:val="0"/>
              <w:marRight w:val="0"/>
              <w:marTop w:val="0"/>
              <w:marBottom w:val="0"/>
              <w:divBdr>
                <w:top w:val="none" w:sz="0" w:space="0" w:color="auto"/>
                <w:left w:val="none" w:sz="0" w:space="0" w:color="auto"/>
                <w:bottom w:val="none" w:sz="0" w:space="0" w:color="auto"/>
                <w:right w:val="none" w:sz="0" w:space="0" w:color="auto"/>
              </w:divBdr>
              <w:divsChild>
                <w:div w:id="948394058">
                  <w:marLeft w:val="0"/>
                  <w:marRight w:val="0"/>
                  <w:marTop w:val="0"/>
                  <w:marBottom w:val="0"/>
                  <w:divBdr>
                    <w:top w:val="none" w:sz="0" w:space="0" w:color="auto"/>
                    <w:left w:val="none" w:sz="0" w:space="0" w:color="auto"/>
                    <w:bottom w:val="none" w:sz="0" w:space="0" w:color="auto"/>
                    <w:right w:val="none" w:sz="0" w:space="0" w:color="auto"/>
                  </w:divBdr>
                  <w:divsChild>
                    <w:div w:id="107314747">
                      <w:marLeft w:val="0"/>
                      <w:marRight w:val="0"/>
                      <w:marTop w:val="0"/>
                      <w:marBottom w:val="0"/>
                      <w:divBdr>
                        <w:top w:val="none" w:sz="0" w:space="0" w:color="auto"/>
                        <w:left w:val="none" w:sz="0" w:space="0" w:color="auto"/>
                        <w:bottom w:val="none" w:sz="0" w:space="0" w:color="auto"/>
                        <w:right w:val="none" w:sz="0" w:space="0" w:color="auto"/>
                      </w:divBdr>
                      <w:divsChild>
                        <w:div w:id="2051105432">
                          <w:marLeft w:val="0"/>
                          <w:marRight w:val="0"/>
                          <w:marTop w:val="0"/>
                          <w:marBottom w:val="0"/>
                          <w:divBdr>
                            <w:top w:val="none" w:sz="0" w:space="0" w:color="auto"/>
                            <w:left w:val="none" w:sz="0" w:space="0" w:color="auto"/>
                            <w:bottom w:val="none" w:sz="0" w:space="0" w:color="auto"/>
                            <w:right w:val="none" w:sz="0" w:space="0" w:color="auto"/>
                          </w:divBdr>
                          <w:divsChild>
                            <w:div w:id="1051072356">
                              <w:marLeft w:val="0"/>
                              <w:marRight w:val="0"/>
                              <w:marTop w:val="0"/>
                              <w:marBottom w:val="0"/>
                              <w:divBdr>
                                <w:top w:val="none" w:sz="0" w:space="0" w:color="auto"/>
                                <w:left w:val="none" w:sz="0" w:space="0" w:color="auto"/>
                                <w:bottom w:val="none" w:sz="0" w:space="0" w:color="auto"/>
                                <w:right w:val="none" w:sz="0" w:space="0" w:color="auto"/>
                              </w:divBdr>
                            </w:div>
                            <w:div w:id="645863435">
                              <w:marLeft w:val="0"/>
                              <w:marRight w:val="0"/>
                              <w:marTop w:val="0"/>
                              <w:marBottom w:val="0"/>
                              <w:divBdr>
                                <w:top w:val="none" w:sz="0" w:space="0" w:color="auto"/>
                                <w:left w:val="none" w:sz="0" w:space="0" w:color="auto"/>
                                <w:bottom w:val="none" w:sz="0" w:space="0" w:color="auto"/>
                                <w:right w:val="none" w:sz="0" w:space="0" w:color="auto"/>
                              </w:divBdr>
                              <w:divsChild>
                                <w:div w:id="156344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14</Pages>
  <Words>3725</Words>
  <Characters>21236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Bipasna Dulal</dc:creator>
  <cp:keywords/>
  <dc:description/>
  <cp:lastModifiedBy>Bipasna Dulal</cp:lastModifiedBy>
  <cp:revision>3</cp:revision>
  <dcterms:created xsi:type="dcterms:W3CDTF">2026-04-15T07:46:00Z</dcterms:created>
  <dcterms:modified xsi:type="dcterms:W3CDTF">2026-04-15T11:42:00Z</dcterms:modified>
</cp:coreProperties>
</file>